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rPr>
                <w:rFonts w:ascii="Roboto" w:cs="Roboto" w:eastAsia="Roboto" w:hAnsi="Roboto"/>
                <w:b w:val="1"/>
                <w:bCs w:val="1"/>
                <w:sz w:val="20"/>
                <w:szCs w:val="20"/>
              </w:rPr>
            </w:pPr>
            <w:bookmarkStart w:colFirst="0" w:colLast="0" w:name="_heading=h.yrvx86tpzxss" w:id="0"/>
            <w:bookmarkEnd w:id="0"/>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Acte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dentaire</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2701566</wp:posOffset>
                </wp:positionH>
                <wp:positionV relativeFrom="paragraph">
                  <wp:posOffset>280862</wp:posOffset>
                </wp:positionV>
                <wp:extent cx="3149600" cy="1339850"/>
                <wp:effectExtent b="0" l="0" r="0" t="0"/>
                <wp:wrapNone/>
                <wp:docPr id="1" name=""/>
                <a:graphic>
                  <a:graphicData uri="http://schemas.microsoft.com/office/word/2010/wordprocessingShape">
                    <wps:wsp>
                      <wps:cNvSpPr/>
                      <wps:cNvPr id="2" name="Shape 2"/>
                      <wps:spPr>
                        <a:xfrm>
                          <a:off x="3783900" y="3122775"/>
                          <a:ext cx="3124200" cy="13144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Cadre réservé à l’administration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2701566</wp:posOffset>
                </wp:positionH>
                <wp:positionV relativeFrom="paragraph">
                  <wp:posOffset>280862</wp:posOffset>
                </wp:positionV>
                <wp:extent cx="3149600" cy="133985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149600" cy="1339850"/>
                        </a:xfrm>
                        <a:prstGeom prst="rect"/>
                        <a:ln/>
                      </pic:spPr>
                    </pic:pic>
                  </a:graphicData>
                </a:graphic>
              </wp:anchor>
            </w:drawing>
          </mc:Fallback>
        </mc:AlternateContent>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15">
      <w:pPr>
        <w:spacing w:after="0" w:lineRule="auto"/>
        <w:jc w:val="both"/>
        <w:rPr>
          <w:rFonts w:ascii="Roboto" w:cs="Roboto" w:eastAsia="Roboto" w:hAnsi="Roboto"/>
          <w:sz w:val="20"/>
          <w:szCs w:val="20"/>
        </w:rPr>
      </w:pPr>
      <w:bookmarkStart w:colFirst="0" w:colLast="0" w:name="_heading=h.v5xci319pelo" w:id="1"/>
      <w:bookmarkEnd w:id="1"/>
      <w:r w:rsidDel="00000000" w:rsidR="00000000" w:rsidRPr="00000000">
        <w:rPr>
          <w:b w:val="false"/>
          <w:rFonts w:ascii="Roboto" w:cs="Roboto" w:eastAsia="Roboto" w:hAnsi="Roboto"/>
          <w:bCs w:val="1"/>
          <w:sz w:val="20"/>
          <w:szCs w:val="20"/>
          <w:rtl w:val="0"/>
        </w:rPr>
        <w:t xml:space="preserve">[civilite_vendeur] [prenom_vendeur] </w:t>
      </w:r>
      <w:r w:rsidDel="00000000" w:rsidR="00000000" w:rsidRPr="00000000">
        <w:rPr>
          <w:rFonts w:ascii="Roboto" w:cs="Roboto" w:eastAsia="Roboto" w:hAnsi="Roboto"/>
          <w:b w:val="1"/>
          <w:bCs w:val="1"/>
          <w:sz w:val="20"/>
          <w:szCs w:val="20"/>
          <w:rtl w:val="0"/>
        </w:rPr>
        <w:t>[nom_vendeur]</w:t>
      </w:r>
      <w:r w:rsidDel="00000000" w:rsidR="00000000" w:rsidRPr="00000000">
        <w:rPr>
          <w:rFonts w:ascii="Roboto" w:cs="Roboto" w:eastAsia="Roboto" w:hAnsi="Roboto"/>
          <w:sz w:val="20"/>
          <w:szCs w:val="20"/>
          <w:rtl w:val="0"/>
        </w:rPr>
        <w:t xml:space="preserve">, [profession_vendeur], née le [date_naissance_vendeur] à [ville_naissance_vendeur] ([departement_naissance_vendeur]), de nationalité [nationalite_vendeur], demeurant [adresse_vendeur], [situation_maritale_vendeur] sous le régime de [regime_matrimonial_vendeur] avec [civilite_conjoint_vendeur] [prenom_conjoint_vendeur] [nom_conjoint_vendeur].</w:t>
      </w:r>
    </w:p>
    <w:p w:rsidR="00000000" w:rsidDel="00000000" w:rsidP="00000000" w:rsidRDefault="00000000" w:rsidRPr="00000000" w14:paraId="00000016">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Inscrite au tableau du Conseil départemental des chirurgiens-dentistes de [ordre_departemental_vendeur] sous le numéro RPPS [numero_rpps_vendeur].</w:t>
      </w:r>
    </w:p>
    <w:p w:rsidR="00000000" w:rsidDel="00000000" w:rsidP="00000000" w:rsidRDefault="00000000" w:rsidRPr="00000000" w14:paraId="00000017">
      <w:pPr>
        <w:spacing w:after="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ou le soussigné de première part</w:t>
      </w:r>
    </w:p>
    <w:p w:rsidR="00000000" w:rsidDel="00000000" w:rsidP="00000000" w:rsidRDefault="00000000" w:rsidRPr="00000000" w14:paraId="00000019">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A">
      <w:pPr>
        <w:spacing w:after="0" w:line="240" w:lineRule="auto"/>
        <w:rPr>
          <w:rFonts w:ascii="Roboto" w:cs="Roboto" w:eastAsia="Roboto" w:hAnsi="Roboto"/>
          <w:b w:val="1"/>
          <w:bCs w:val="1"/>
          <w:sz w:val="20"/>
          <w:szCs w:val="20"/>
          <w:highlight w:val="yellow"/>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 </w:t>
      </w:r>
      <w:r w:rsidDel="00000000" w:rsidR="00000000" w:rsidRPr="00000000">
        <w:rPr>
          <w:rtl w:val="0"/>
        </w:rPr>
      </w:r>
    </w:p>
    <w:p w:rsidR="00000000" w:rsidDel="00000000" w:rsidP="00000000" w:rsidRDefault="00000000" w:rsidRPr="00000000" w14:paraId="0000001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Immatriculée au RCS de [ville_rcs_acquereur] sous le numéro [numero_rcs_acquereur]</w:t>
      </w:r>
    </w:p>
    <w:p w:rsidR="00000000" w:rsidDel="00000000" w:rsidP="00000000" w:rsidRDefault="00000000" w:rsidRPr="00000000" w14:paraId="0000001F">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sa [fonction_acquereur_representant], [civilite_vendeur] [prenom_vendeur] [nom_vendeur], domiciliée en cette qualité audit siège.</w:t>
      </w:r>
    </w:p>
    <w:p w:rsidR="00000000" w:rsidDel="00000000" w:rsidP="00000000" w:rsidRDefault="00000000" w:rsidRPr="00000000" w14:paraId="0000002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ou le soussigné de seconde part</w:t>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9">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 les présentes, le vendeur cède et transporte en s'obligeant à toutes les garanties ordinaires de fait et de droit les plus étendues, au CESSIONNAIRE, qui accepte, le fonds libéral de [profession_vendeur] dont il est propriétaire, ci-après plus amplement désigné, exploité au [adresse_siege_acquereur].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3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1">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33">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3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qu’elles ne sont pas pourvues d’un conseil judiciaire et ont leur pleine capacité juridique,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Déclaration du vendeur – désignation de la patientèle</w:t>
            </w:r>
          </w:p>
        </w:tc>
      </w:tr>
    </w:tbl>
    <w:p w:rsidR="00000000" w:rsidDel="00000000" w:rsidP="00000000" w:rsidRDefault="00000000" w:rsidRPr="00000000" w14:paraId="0000003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E">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consistance du fonds libéral cédé :</w:t>
      </w:r>
    </w:p>
    <w:p w:rsidR="00000000" w:rsidDel="00000000" w:rsidP="00000000" w:rsidRDefault="00000000" w:rsidRPr="00000000" w14:paraId="0000004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Etre propriétaire d’un cabinet dentaire sis et exploité au [adresse_siege_acquereur].</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Le cabinet dentaire cédé est composé de :</w:t>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numPr>
          <w:ilvl w:val="0"/>
          <w:numId w:val="3"/>
        </w:numPr>
        <w:spacing w:after="0" w:line="240" w:lineRule="auto"/>
        <w:ind w:left="360" w:hanging="360"/>
        <w:jc w:val="both"/>
        <w:rPr>
          <w:rFonts w:ascii="Roboto" w:cs="Roboto" w:eastAsia="Roboto" w:hAnsi="Roboto"/>
          <w:sz w:val="20"/>
          <w:szCs w:val="20"/>
        </w:rPr>
      </w:pPr>
      <w:bookmarkStart w:colFirst="0" w:colLast="0" w:name="_heading=h.iiqmp67vrrib" w:id="2"/>
      <w:bookmarkEnd w:id="2"/>
      <w:r w:rsidDel="00000000" w:rsidR="00000000" w:rsidRPr="00000000">
        <w:rPr>
          <w:rFonts w:ascii="Roboto" w:cs="Roboto" w:eastAsia="Roboto" w:hAnsi="Roboto"/>
          <w:sz w:val="20"/>
          <w:szCs w:val="20"/>
          <w:rtl w:val="0"/>
        </w:rPr>
        <w:t xml:space="preserve">La patientèle traitée au cabinet et l'intégralité des fichiers y attachés, sous réserve du libre choix des patients.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bookmarkStart w:colFirst="0" w:colLast="0" w:name="_heading=h.i059iha4y1eu" w:id="3"/>
      <w:bookmarkEnd w:id="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dossiers, archives et informations se rapportant à la patientèle du cabinet,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d’exercer dans les lieux où le cabinet est exploité,</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à la jouissance de la ligne téléphonique dont le numéro d’appel est le : [telephone_cabinet] sous réserve de l’accord de l’Administration compétente,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bénéfice des contrats, encours, marchés, traités et conventions passées dans le cadre de l’activité libérale. </w:t>
      </w:r>
    </w:p>
    <w:p w:rsidR="00000000" w:rsidDel="00000000" w:rsidP="00000000" w:rsidRDefault="00000000" w:rsidRPr="00000000" w14:paraId="0000004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l’origine de propriété : </w:t>
      </w:r>
    </w:p>
    <w:p w:rsidR="00000000" w:rsidDel="00000000" w:rsidP="00000000" w:rsidRDefault="00000000" w:rsidRPr="00000000" w14:paraId="0000005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3">
      <w:pPr>
        <w:shd w:fill="ffffff" w:val="clear"/>
        <w:spacing w:after="0" w:line="240" w:lineRule="auto"/>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0"/>
          <w:szCs w:val="20"/>
          <w:rtl w:val="0"/>
        </w:rPr>
        <w:t xml:space="preserve">[civilite_vendeur] [prenom_vendeur] [nom_vendeur] est propriétaire des éléments constitutifs du cabinet pour les avoir régulièrement acquis auprès de</w:t>
      </w:r>
      <w:r w:rsidDel="00000000" w:rsidR="00000000" w:rsidRPr="00000000">
        <w:rPr>
          <w:rFonts w:ascii="Roboto" w:cs="Roboto" w:eastAsia="Roboto" w:hAnsi="Roboto"/>
          <w:sz w:val="20"/>
          <w:szCs w:val="20"/>
          <w:rtl w:val="0"/>
        </w:rPr>
        <w:t xml:space="preserve"> </w:t>
      </w:r>
      <w:sdt>
        <w:sdtPr>
          <w:id w:val="-630103107"/>
          <w:tag w:val="goog_rdk_0"/>
        </w:sdtPr>
        <w:sdtContent>
          <w:commentRangeStart w:id="0"/>
        </w:sdtContent>
      </w:sdt>
      <w:r w:rsidDel="00000000" w:rsidR="00000000" w:rsidRPr="00000000">
        <w:rPr>
          <w:rFonts w:ascii="Roboto" w:cs="Roboto" w:eastAsia="Roboto" w:hAnsi="Roboto"/>
          <w:sz w:val="20"/>
          <w:szCs w:val="20"/>
          <w:rtl w:val="0"/>
        </w:rPr>
        <w:t xml:space="preserve">[civilite_precedent_proprietaire] [prenom_precedent_proprietaire] [nom_precedent_proprietaire], le [date_origine_propriete] au prix de [prix_origine_propriete] euros.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droit </w:t>
      </w:r>
      <w:sdt>
        <w:sdtPr>
          <w:id w:val="-587866269"/>
          <w:tag w:val="goog_rdk_1"/>
        </w:sdtPr>
        <w:sdtContent>
          <w:ins w:author="Albane" w:id="0" w:date="2026-05-07T14:11:38Z"/>
          <w:sdt>
            <w:sdtPr>
              <w:id w:val="-1244095019"/>
              <w:tag w:val="goog_rdk_2"/>
            </w:sdtPr>
            <w:sdtContent>
              <w:ins w:author="Albane" w:id="0" w:date="2026-05-07T14:11:38Z">
                <w:r w:rsidDel="00000000" w:rsidR="00000000" w:rsidRPr="00000000">
                  <w:rPr>
                    <w:rFonts w:ascii="Roboto" w:cs="Roboto" w:eastAsia="Roboto" w:hAnsi="Roboto"/>
                    <w:b w:val="1"/>
                    <w:bCs w:val="1"/>
                    <w:sz w:val="20"/>
                    <w:szCs w:val="20"/>
                    <w:u w:val="single"/>
                    <w:rtl w:val="0"/>
                    <w:rPrChange w:author="Albane" w:id="1" w:date="2026-05-07T14:11:38Z">
                      <w:rPr>
                        <w:rFonts w:ascii="Roboto" w:cs="Roboto" w:eastAsia="Roboto" w:hAnsi="Roboto"/>
                        <w:b w:val="1"/>
                        <w:bCs w:val="1"/>
                        <w:i w:val="0"/>
                        <w:iCs w:val="0"/>
                        <w:smallCaps w:val="0"/>
                        <w:strike w:val="0"/>
                        <w:color w:val="000000"/>
                        <w:sz w:val="20"/>
                        <w:szCs w:val="20"/>
                        <w:u w:val="single"/>
                        <w:shd w:fill="auto" w:val="clear"/>
                        <w:vertAlign w:val="baseline"/>
                      </w:rPr>
                    </w:rPrChange>
                  </w:rPr>
                  <w:t xml:space="preserve">au bail</w:t>
                </w:r>
              </w:ins>
            </w:sdtContent>
          </w:sdt>
          <w:ins w:author="Albane" w:id="0" w:date="2026-05-07T14:11:38Z"/>
        </w:sdtContent>
      </w:sdt>
      <w:sdt>
        <w:sdtPr>
          <w:id w:val="-848132077"/>
          <w:tag w:val="goog_rdk_3"/>
        </w:sdtPr>
        <w:sdtContent>
          <w:del w:author="Albane" w:id="0" w:date="2026-05-07T14:11:38Z"/>
          <w:sdt>
            <w:sdtPr>
              <w:id w:val="-1978568482"/>
              <w:tag w:val="goog_rdk_4"/>
            </w:sdtPr>
            <w:sdtContent>
              <w:del w:author="Albane" w:id="0" w:date="2026-05-07T14:11:38Z">
                <w:r w:rsidDel="00000000" w:rsidR="00000000" w:rsidRPr="00000000">
                  <w:rPr>
                    <w:rFonts w:ascii="Roboto" w:cs="Roboto" w:eastAsia="Roboto" w:hAnsi="Roboto"/>
                    <w:b w:val="1"/>
                    <w:bCs w:val="1"/>
                    <w:sz w:val="20"/>
                    <w:szCs w:val="20"/>
                    <w:u w:val="single"/>
                    <w:rtl w:val="0"/>
                    <w:rPrChange w:author="Albane" w:id="1" w:date="2026-05-07T14:11:38Z">
                      <w:rPr>
                        <w:rFonts w:ascii="Roboto" w:cs="Roboto" w:eastAsia="Roboto" w:hAnsi="Roboto"/>
                        <w:b w:val="1"/>
                        <w:bCs w:val="1"/>
                        <w:i w:val="0"/>
                        <w:iCs w:val="0"/>
                        <w:smallCaps w:val="0"/>
                        <w:strike w:val="0"/>
                        <w:color w:val="000000"/>
                        <w:sz w:val="20"/>
                        <w:szCs w:val="20"/>
                        <w:u w:val="single"/>
                        <w:shd w:fill="auto" w:val="clear"/>
                        <w:vertAlign w:val="baseline"/>
                      </w:rPr>
                    </w:rPrChange>
                  </w:rPr>
                  <w:delText xml:space="preserve">d’exercer dans les lieux</w:delText>
                </w:r>
              </w:del>
            </w:sdtContent>
          </w:sdt>
          <w:del w:author="Albane" w:id="0" w:date="2026-05-07T14:11:38Z"/>
        </w:sdtContent>
      </w:sdt>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en date du</w:t>
      </w:r>
      <w:sdt>
        <w:sdtPr>
          <w:id w:val="-1293269141"/>
          <w:tag w:val="goog_rdk_5"/>
        </w:sdtPr>
        <w:sdtContent>
          <w:commentRangeStart w:id="1"/>
        </w:sdtContent>
      </w:sdt>
      <w:r w:rsidDel="00000000" w:rsidR="00000000" w:rsidRPr="00000000">
        <w:rPr>
          <w:rFonts w:ascii="Roboto" w:cs="Roboto" w:eastAsia="Roboto" w:hAnsi="Roboto"/>
          <w:sz w:val="20"/>
          <w:szCs w:val="20"/>
          <w:rtl w:val="0"/>
        </w:rPr>
        <w:t xml:space="preserve"> [date_bail] conclu pour une durée de [duree_bail].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 à un tiers.</w:t>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6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le chiffre d’affaires et résultats commerciaux.</w:t>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suivants :</w:t>
      </w:r>
    </w:p>
    <w:p w:rsidR="00000000" w:rsidDel="00000000" w:rsidP="00000000" w:rsidRDefault="00000000" w:rsidRPr="00000000" w14:paraId="00000064">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7">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[exercice_1]</w:t>
            </w:r>
          </w:p>
        </w:tc>
        <w:tc>
          <w:tcPr/>
          <w:p w:rsidR="00000000" w:rsidDel="00000000" w:rsidP="00000000" w:rsidRDefault="00000000" w:rsidRPr="00000000" w14:paraId="00000069">
            <w:pPr>
              <w:jc w:val="both"/>
              <w:rPr>
                <w:rFonts w:ascii="Roboto" w:cs="Roboto" w:eastAsia="Roboto" w:hAnsi="Roboto"/>
                <w:sz w:val="20"/>
                <w:szCs w:val="20"/>
              </w:rPr>
            </w:pPr>
            <w:sdt>
              <w:sdtPr>
                <w:id w:val="1348377889"/>
                <w:tag w:val="goog_rdk_6"/>
              </w:sdtPr>
              <w:sdtContent>
                <w:commentRangeStart w:id="2"/>
              </w:sdtContent>
            </w:sdt>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jc w:val="both"/>
              <w:rPr>
                <w:rFonts w:ascii="Roboto" w:cs="Roboto" w:eastAsia="Roboto" w:hAnsi="Roboto"/>
                <w:sz w:val="20"/>
                <w:szCs w:val="20"/>
              </w:rPr>
            </w:pPr>
            <w:commentRangeEnd w:id="2"/>
            <w:r w:rsidDel="00000000" w:rsidR="00000000" w:rsidRPr="00000000">
              <w:commentReference w:id="2"/>
            </w:r>
            <w:r w:rsidDel="00000000" w:rsidR="00000000" w:rsidRPr="00000000">
              <w:rPr>
                <w:rFonts w:ascii="Roboto" w:cs="Roboto" w:eastAsia="Roboto" w:hAnsi="Roboto"/>
                <w:sz w:val="20"/>
                <w:szCs w:val="20"/>
                <w:rtl w:val="0"/>
              </w:rPr>
              <w:t xml:space="preserve">[exercice_2]</w:t>
            </w:r>
          </w:p>
        </w:tc>
        <w:tc>
          <w:tcPr/>
          <w:p w:rsidR="00000000" w:rsidDel="00000000" w:rsidP="00000000" w:rsidRDefault="00000000" w:rsidRPr="00000000" w14:paraId="0000006C">
            <w:pPr>
              <w:jc w:val="both"/>
              <w:rPr>
                <w:rFonts w:ascii="Roboto" w:cs="Roboto" w:eastAsia="Roboto" w:hAnsi="Roboto"/>
                <w:sz w:val="20"/>
                <w:szCs w:val="20"/>
              </w:rPr>
            </w:pPr>
            <w:sdt>
              <w:sdtPr>
                <w:id w:val="-327513532"/>
                <w:tag w:val="goog_rdk_7"/>
              </w:sdtPr>
              <w:sdtContent>
                <w:commentRangeStart w:id="3"/>
              </w:sdtContent>
            </w:sdt>
            <w:r w:rsidDel="00000000" w:rsidR="00000000" w:rsidRPr="00000000">
              <w:rPr>
                <w:rFonts w:ascii="Roboto" w:cs="Roboto" w:eastAsia="Roboto" w:hAnsi="Roboto"/>
                <w:sz w:val="20"/>
                <w:szCs w:val="20"/>
                <w:rtl w:val="0"/>
              </w:rPr>
              <w:t xml:space="preserve">[chiffre_affaires_2] €</w:t>
            </w:r>
          </w:p>
        </w:tc>
        <w:tc>
          <w:tcPr/>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[resultat_2]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jc w:val="both"/>
              <w:rPr>
                <w:rFonts w:ascii="Roboto" w:cs="Roboto" w:eastAsia="Roboto" w:hAnsi="Roboto"/>
                <w:sz w:val="20"/>
                <w:szCs w:val="20"/>
              </w:rPr>
            </w:pPr>
            <w:commentRangeEnd w:id="3"/>
            <w:r w:rsidDel="00000000" w:rsidR="00000000" w:rsidRPr="00000000">
              <w:commentReference w:id="3"/>
            </w:r>
            <w:r w:rsidDel="00000000" w:rsidR="00000000" w:rsidRPr="00000000">
              <w:rPr>
                <w:rFonts w:ascii="Roboto" w:cs="Roboto" w:eastAsia="Roboto" w:hAnsi="Roboto"/>
                <w:sz w:val="20"/>
                <w:szCs w:val="20"/>
                <w:rtl w:val="0"/>
              </w:rPr>
              <w:t xml:space="preserve">[exercice_3]</w:t>
            </w:r>
          </w:p>
        </w:tc>
        <w:tc>
          <w:tcPr/>
          <w:p w:rsidR="00000000" w:rsidDel="00000000" w:rsidP="00000000" w:rsidRDefault="00000000" w:rsidRPr="00000000" w14:paraId="0000006F">
            <w:pPr>
              <w:jc w:val="both"/>
              <w:rPr>
                <w:rFonts w:ascii="Roboto" w:cs="Roboto" w:eastAsia="Roboto" w:hAnsi="Roboto"/>
                <w:sz w:val="20"/>
                <w:szCs w:val="20"/>
              </w:rPr>
            </w:pPr>
            <w:sdt>
              <w:sdtPr>
                <w:id w:val="-1455840398"/>
                <w:tag w:val="goog_rdk_8"/>
              </w:sdtPr>
              <w:sdtContent>
                <w:commentRangeStart w:id="4"/>
              </w:sdtContent>
            </w:sdt>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 €</w:t>
            </w:r>
          </w:p>
        </w:tc>
      </w:tr>
    </w:tbl>
    <w:p w:rsidR="00000000" w:rsidDel="00000000" w:rsidP="00000000" w:rsidRDefault="00000000" w:rsidRPr="00000000" w14:paraId="00000071">
      <w:pPr>
        <w:spacing w:after="0" w:line="240" w:lineRule="auto"/>
        <w:jc w:val="both"/>
        <w:rPr>
          <w:rFonts w:ascii="Roboto" w:cs="Roboto" w:eastAsia="Roboto" w:hAnsi="Roboto"/>
          <w:sz w:val="20"/>
          <w:szCs w:val="20"/>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Sur la situation générale et la libre disposition du fonds libéral</w:t>
      </w:r>
    </w:p>
    <w:p w:rsidR="00000000" w:rsidDel="00000000" w:rsidP="00000000" w:rsidRDefault="00000000" w:rsidRPr="00000000" w14:paraId="0000007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4">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sont en bon état de fonctionnement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Que ces matériels répondent aux normes de salubrité, hygiène et sécurité actuellement en vigueur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F">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N’avoir fait l’objet d’aucune condamnation pénale, ni de sanction civile ou administrative de nature à lui interdire l’exercice de l’activité de [profession_vendeur]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Qu’il remplit les conditions exigées par la loi pour exercer la profession de [profession_vendeur] ;</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w:rsidR="00000000" w:rsidDel="00000000" w:rsidP="00000000" w:rsidRDefault="00000000" w:rsidRPr="00000000" w14:paraId="0000008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Conditions de la vente</w:t>
            </w:r>
          </w:p>
        </w:tc>
      </w:tr>
    </w:tbl>
    <w:p w:rsidR="00000000" w:rsidDel="00000000" w:rsidP="00000000" w:rsidRDefault="00000000" w:rsidRPr="00000000" w14:paraId="00000089">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été consentie et acceptée moyennant le prix principal de [prix_cession_lettres] ([prix_cession] €), s’appliquant :</w:t>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[prix_elements_corporels_lettres] aux éléments corporels ([prix_elements_corporels] €)</w:t>
      </w:r>
    </w:p>
    <w:p w:rsidR="00000000" w:rsidDel="00000000" w:rsidP="00000000" w:rsidRDefault="00000000" w:rsidRPr="00000000" w14:paraId="0000008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[prix_elements_incorporels_lettres] aux éléments incorporels ([prix_elements_incorporels] €)</w:t>
      </w:r>
      <w:r w:rsidDel="00000000" w:rsidR="00000000" w:rsidRPr="00000000">
        <w:rPr>
          <w:rtl w:val="0"/>
        </w:rPr>
      </w:r>
    </w:p>
    <w:p w:rsidR="00000000" w:rsidDel="00000000" w:rsidP="00000000" w:rsidRDefault="00000000" w:rsidRPr="00000000" w14:paraId="0000009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PAIEMENT DU PRIX</w:t>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est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paiement par l’acquéreur, le Cédant pourra faire ordonner par la Justice, la cession du cabinet, objet des présentes pour lui garantir le paiement du prix. </w:t>
      </w:r>
    </w:p>
    <w:p w:rsidR="00000000" w:rsidDel="00000000" w:rsidP="00000000" w:rsidRDefault="00000000" w:rsidRPr="00000000" w14:paraId="00000099">
      <w:pPr>
        <w:spacing w:after="0" w:line="240" w:lineRule="auto"/>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9A">
      <w:pPr>
        <w:spacing w:after="0" w:line="240" w:lineRule="auto"/>
        <w:jc w:val="both"/>
        <w:rPr>
          <w:rFonts w:ascii="Roboto" w:cs="Roboto" w:eastAsia="Roboto" w:hAnsi="Roboto"/>
          <w:b w:val="1"/>
          <w:bCs w:val="1"/>
          <w:sz w:val="20"/>
          <w:szCs w:val="20"/>
          <w:u w:val="single"/>
        </w:rPr>
      </w:pPr>
      <w:bookmarkStart w:colFirst="0" w:colLast="0" w:name="_heading=h.rnjnnm9kwwvg" w:id="4"/>
      <w:bookmarkEnd w:id="4"/>
      <w:r w:rsidDel="00000000" w:rsidR="00000000" w:rsidRPr="00000000">
        <w:rPr>
          <w:rFonts w:ascii="Roboto" w:cs="Roboto" w:eastAsia="Roboto" w:hAnsi="Roboto"/>
          <w:b w:val="1"/>
          <w:bCs w:val="1"/>
          <w:sz w:val="20"/>
          <w:szCs w:val="20"/>
          <w:u w:val="single"/>
          <w:rtl w:val="0"/>
        </w:rPr>
        <w:t xml:space="preserve">DISPENSE DE GARANTIE D’ACTIF ET DE PASSIF</w:t>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reconnaît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A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 antérieurement à la date d’effet de la vente.</w:t>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7">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régler toutes dépenses, charges et débours nés de l’exercice de son activité jusqu’au jour de l’entrée de jouissance de l’Acquéreur.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remettre sans délai à l’Acquéreur toute correspondance et document, retransmettra tout appel téléphonique, toute information qui serait amenée à recevoir de la part de patients et les dossiers s’y rapportant.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E">
      <w:pPr>
        <w:spacing w:after="0" w:line="240" w:lineRule="auto"/>
        <w:ind w:left="36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 payer tous frais, droits et honoraires et ceux qui seraient la suite, et la conséquence de la cession.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[clause_reprise_salaries]</w:t>
      </w:r>
    </w:p>
    <w:p w:rsidR="00000000" w:rsidDel="00000000" w:rsidP="00000000" w:rsidRDefault="00000000" w:rsidRPr="00000000" w14:paraId="000000C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cession est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6">
      <w:pPr>
        <w:jc w:val="both"/>
        <w:rPr>
          <w:rFonts w:ascii="Roboto" w:cs="Roboto" w:eastAsia="Roboto" w:hAnsi="Roboto"/>
          <w:b w:val="1"/>
          <w:bCs w:val="1"/>
          <w:sz w:val="20"/>
          <w:szCs w:val="20"/>
          <w:u w:val="single"/>
        </w:rPr>
      </w:pPr>
      <w:bookmarkStart w:colFirst="0" w:colLast="0" w:name="_heading=h.ukve1wssqpb4" w:id="5"/>
      <w:bookmarkEnd w:id="5"/>
      <w:r w:rsidDel="00000000" w:rsidR="00000000" w:rsidRPr="00000000">
        <w:rPr>
          <w:rtl w:val="0"/>
        </w:rPr>
      </w:r>
    </w:p>
    <w:p w:rsidR="00000000" w:rsidDel="00000000" w:rsidP="00000000" w:rsidRDefault="00000000" w:rsidRPr="00000000" w14:paraId="000000C7">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SITUATION VIS-A-VIS DE L'ACCESSIBILITÉ DES CABINETS DENTAIRES AUX PERSONNES HANDICAPÉES</w:t>
      </w:r>
    </w:p>
    <w:p w:rsidR="00000000" w:rsidDel="00000000" w:rsidP="00000000" w:rsidRDefault="00000000" w:rsidRPr="00000000" w14:paraId="000000C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déclare être informé de la loi n° 2005-102 du 11 février 2005 (articles L.111-7 et suivants du Code de la Construction et de l'Habitation) qui prévoit, que depuis le 1</w:t>
      </w:r>
      <w:r w:rsidDel="00000000" w:rsidR="00000000" w:rsidRPr="00000000">
        <w:rPr>
          <w:rFonts w:ascii="Roboto" w:cs="Roboto" w:eastAsia="Roboto" w:hAnsi="Roboto"/>
          <w:sz w:val="20"/>
          <w:szCs w:val="20"/>
          <w:vertAlign w:val="superscript"/>
          <w:rtl w:val="0"/>
        </w:rPr>
        <w:t xml:space="preserve">er</w:t>
      </w:r>
      <w:r w:rsidDel="00000000" w:rsidR="00000000" w:rsidRPr="00000000">
        <w:rPr>
          <w:rFonts w:ascii="Roboto" w:cs="Roboto" w:eastAsia="Roboto" w:hAnsi="Roboto"/>
          <w:sz w:val="20"/>
          <w:szCs w:val="20"/>
          <w:rtl w:val="0"/>
        </w:rPr>
        <w:t xml:space="preserve"> janvier 2015 les cabinets dentaires existants doivent être conformes aux obligations d'accessibilité des personnes handicapées sauf dérogation préfectorale.</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TRANSFERT DE PROPRIETE</w:t>
      </w:r>
    </w:p>
    <w:p w:rsidR="00000000" w:rsidDel="00000000" w:rsidP="00000000" w:rsidRDefault="00000000" w:rsidRPr="00000000" w14:paraId="000000C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D">
      <w:pPr>
        <w:widowControl w:val="0"/>
        <w:spacing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prise de possession, l’entrée en jouissance ainsi que le transfert de propriété auront lieu par la prise de possession réelle fixée selon la volonté des parties et en application de l’article 1196 du code civil à la date du [date_entree_jouissance].</w:t>
      </w:r>
    </w:p>
    <w:p w:rsidR="00000000" w:rsidDel="00000000" w:rsidP="00000000" w:rsidRDefault="00000000" w:rsidRPr="00000000" w14:paraId="000000C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CHIRURGIENS-DENTISTES</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contrat sera, sans délai, communiqué au Conseil départemental de l’Ordre en vue de ses observations éventuelles.</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shd w:fill="auto" w:val="clear"/>
          <w:vertAlign w:val="baseline"/>
          <w:rtl w:val="0"/>
        </w:rPr>
        <w:t xml:space="preserve">AFFIRMATION DE SINCERITE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contestations qui pourraient s’élever entre les associés devront être soumises à une procédure de conciliation devant le Président du Conseil départemental conformément à l’article R 4127-259.</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CONVENTION SUR LA PREUVE – SIGNATURE ELECTRONIQUE</w:t>
      </w:r>
    </w:p>
    <w:p w:rsidR="00000000" w:rsidDel="00000000" w:rsidP="00000000" w:rsidRDefault="00000000" w:rsidRPr="00000000" w14:paraId="000000E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E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chacune des Parties dans le cadre du processus de signature électronique via le service Yousign.</w:t>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quatre exemplaires</w:t>
      </w:r>
    </w:p>
    <w:p w:rsidR="00000000" w:rsidDel="00000000" w:rsidP="00000000" w:rsidRDefault="00000000" w:rsidRPr="00000000" w14:paraId="000000E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E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E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sz w:val="20"/>
          <w:szCs w:val="20"/>
        </w:rPr>
      </w:pPr>
      <w:bookmarkStart w:colFirst="0" w:colLast="0" w:name="_heading=h.vzyfchq3pm3y" w:id="6"/>
      <w:bookmarkEnd w:id="6"/>
      <w:r w:rsidDel="00000000" w:rsidR="00000000" w:rsidRPr="00000000">
        <w:rPr>
          <w:rtl w:val="0"/>
        </w:rPr>
      </w:r>
    </w:p>
    <w:tbl>
      <w:tblPr>
        <w:tblStyle w:val="Table6"/>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6"/>
        <w:tblGridChange w:id="0">
          <w:tblGrid>
            <w:gridCol w:w="4606"/>
            <w:gridCol w:w="4606"/>
          </w:tblGrid>
        </w:tblGridChange>
      </w:tblGrid>
      <w:tr>
        <w:trPr>
          <w:cantSplit w:val="0"/>
          <w:tblHeader w:val="0"/>
        </w:trPr>
        <w:tc>
          <w:tcPr/>
          <w:p w:rsidR="00000000" w:rsidDel="00000000" w:rsidP="00000000" w:rsidRDefault="00000000" w:rsidRPr="00000000" w14:paraId="000000EF">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Dr [prenom_vendeur] [nom_vendeur]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de cédant</w:t>
            </w:r>
          </w:p>
          <w:p w:rsidR="00000000" w:rsidDel="00000000" w:rsidP="00000000" w:rsidRDefault="00000000" w:rsidRPr="00000000" w14:paraId="000000F3">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0F4">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0F5">
            <w:pPr>
              <w:jc w:val="center"/>
              <w:rPr>
                <w:rFonts w:ascii="Roboto" w:cs="Roboto" w:eastAsia="Roboto" w:hAnsi="Roboto"/>
                <w:sz w:val="20"/>
                <w:szCs w:val="20"/>
              </w:rPr>
            </w:pPr>
            <w:r w:rsidDel="00000000" w:rsidR="00000000" w:rsidRPr="00000000">
              <w:rPr>
                <w:rtl w:val="0"/>
              </w:rPr>
            </w:r>
          </w:p>
        </w:tc>
        <w:tc>
          <w:tcPr/>
          <w:p w:rsidR="00000000" w:rsidDel="00000000" w:rsidP="00000000" w:rsidRDefault="00000000" w:rsidRPr="00000000" w14:paraId="000000F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jc w:val="both"/>
              <w:rPr>
                <w:rFonts w:ascii="Roboto" w:cs="Roboto" w:eastAsia="Roboto" w:hAnsi="Roboto"/>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FF">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00">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de cessionnaire</w:t>
            </w:r>
          </w:p>
          <w:p w:rsidR="00000000" w:rsidDel="00000000" w:rsidP="00000000" w:rsidRDefault="00000000" w:rsidRPr="00000000" w14:paraId="00000101">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02">
            <w:pPr>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103">
            <w:pPr>
              <w:jc w:val="center"/>
              <w:rPr>
                <w:rFonts w:ascii="Roboto" w:cs="Roboto" w:eastAsia="Roboto" w:hAnsi="Roboto"/>
                <w:sz w:val="20"/>
                <w:szCs w:val="20"/>
              </w:rPr>
            </w:pPr>
            <w:r w:rsidDel="00000000" w:rsidR="00000000" w:rsidRPr="00000000">
              <w:rPr>
                <w:rtl w:val="0"/>
              </w:rPr>
            </w:r>
          </w:p>
        </w:tc>
        <w:tc>
          <w:tcPr/>
          <w:p w:rsidR="00000000" w:rsidDel="00000000" w:rsidP="00000000" w:rsidRDefault="00000000" w:rsidRPr="00000000" w14:paraId="000001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1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E">
      <w:pPr>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0" w:line="240" w:lineRule="auto"/>
        <w:rPr>
          <w:rFonts w:ascii="Roboto" w:cs="Roboto" w:eastAsia="Roboto" w:hAnsi="Roboto"/>
          <w:sz w:val="20"/>
          <w:szCs w:val="20"/>
        </w:rPr>
      </w:pPr>
      <w:bookmarkStart w:colFirst="0" w:colLast="0" w:name="_heading=h.6km6z52wlixh" w:id="7"/>
      <w:bookmarkEnd w:id="7"/>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10">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11">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12">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13">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4">
      <w:pPr>
        <w:spacing w:after="0" w:line="240" w:lineRule="auto"/>
        <w:rPr>
          <w:rFonts w:ascii="Roboto" w:cs="Roboto" w:eastAsia="Roboto" w:hAnsi="Roboto"/>
          <w:sz w:val="20"/>
          <w:szCs w:val="20"/>
        </w:rPr>
      </w:pPr>
      <w:sdt>
        <w:sdtPr>
          <w:id w:val="-613116952"/>
          <w:tag w:val="goog_rdk_10"/>
        </w:sdtPr>
        <w:sdtContent>
          <w:del w:author="Albane" w:id="2" w:date="2026-05-07T14:08:46Z">
            <w:r w:rsidDel="00000000" w:rsidR="00000000" w:rsidRPr="00000000">
              <w:rPr/>
              <w:drawing>
                <wp:inline distB="0" distT="0" distL="0" distR="0">
                  <wp:extent cx="5760720" cy="252984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720" cy="2529840"/>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115">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6">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after="0" w:line="240" w:lineRule="auto"/>
        <w:rPr>
          <w:rFonts w:ascii="Roboto" w:cs="Roboto" w:eastAsia="Roboto" w:hAnsi="Roboto"/>
          <w:sz w:val="20"/>
          <w:szCs w:val="20"/>
        </w:rPr>
      </w:pPr>
      <w:r w:rsidDel="00000000" w:rsidR="00000000" w:rsidRPr="00000000">
        <w:rPr>
          <w:rtl w:val="0"/>
        </w:rPr>
      </w:r>
    </w:p>
    <w:sectPr>
      <w:footerReference r:id="rId11"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w:id="2" w:date="2026-05-07T14:08:2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3" w:date="2026-05-07T14:08:2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4" w:date="2026-05-07T14:08:2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une seule fois</w:t>
      </w:r>
    </w:p>
  </w:comment>
  <w:comment w:author="Albane" w:id="1" w:date="2026-05-07T14:11:29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pas utile ce paragraphe c'est un modèle mais qu'on re rédige entièrement selon la situation de plusieurs manières donc juste peut être laisser un champ libre manuellement ou ne rien mettre de toute manière le doc étant en word c'est adaptable pour nous</w:t>
      </w:r>
    </w:p>
  </w:comment>
  <w:comment w:author="Albane" w:id="0" w:date="2026-05-07T14:13:4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pareil c'est un champ que l'on peut remplir à la main car il ne sera mis qu'une seule fois, je te laisse gérer comme c'est le plus simple pour toi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B" w15:done="0"/>
  <w15:commentEx w15:paraId="0000011C" w15:done="0"/>
  <w15:commentEx w15:paraId="0000011D" w15:done="0"/>
  <w15:commentEx w15:paraId="0000011E" w15:done="0"/>
  <w15:commentEx w15:paraId="000001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irhzuq24weuw" w:id="8"/>
    <w:bookmarkEnd w:id="8"/>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Acte de cession d’un cabinet dentaire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3GWZuA2mNoJULJb1okSou/M2pg==">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