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Etat des souscriptions </w:t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De la </w:t>
      </w:r>
      <w:sdt>
        <w:sdtPr>
          <w:id w:val="-322665913"/>
          <w:tag w:val="goog_rdk_0"/>
        </w:sdtPr>
        <w:sdtContent>
          <w:ins w:author="Albane Lallemand" w:id="0" w:date="2026-04-30T12:50:11Z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t xml:space="preserve">Société</w:t>
            </w:r>
          </w:ins>
        </w:sdtContent>
      </w:sdt>
      <w:sdt>
        <w:sdtPr>
          <w:id w:val="-2109372046"/>
          <w:tag w:val="goog_rdk_1"/>
        </w:sdtPr>
        <w:sdtContent>
          <w:del w:author="Albane Lallemand" w:id="0" w:date="2026-04-30T12:50:11Z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1"/>
                <w:szCs w:val="21"/>
                <w:rtl w:val="0"/>
              </w:rPr>
              <w:delText xml:space="preserve">[forme_sociale]</w:delText>
            </w:r>
          </w:del>
        </w:sdtContent>
      </w:sdt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1"/>
          <w:szCs w:val="21"/>
          <w:rtl w:val="0"/>
        </w:rPr>
        <w:t xml:space="preserve"> [denomination_societe]</w:t>
      </w:r>
    </w:p>
    <w:p w:rsidR="00000000" w:rsidDel="00000000" w:rsidP="00000000" w:rsidRDefault="00000000" w:rsidRPr="00000000" w14:paraId="00000004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83.0" w:type="dxa"/>
        <w:jc w:val="center"/>
        <w:tblLayout w:type="fixed"/>
        <w:tblLook w:val="0400"/>
      </w:tblPr>
      <w:tblGrid>
        <w:gridCol w:w="3785"/>
        <w:gridCol w:w="2056"/>
        <w:gridCol w:w="1842"/>
        <w:tblGridChange w:id="0">
          <w:tblGrid>
            <w:gridCol w:w="3785"/>
            <w:gridCol w:w="2056"/>
            <w:gridCol w:w="1842"/>
          </w:tblGrid>
        </w:tblGridChange>
      </w:tblGrid>
      <w:tr>
        <w:trPr>
          <w:cantSplit w:val="0"/>
          <w:trHeight w:val="736.744791666667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Noms, prénoms et adresse des souscripteurs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Nombre d’actions souscrites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Montant des souscriptions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sdt>
            <w:sdtPr>
              <w:id w:val="545771723"/>
              <w:tag w:val="goog_rdk_3"/>
            </w:sdtPr>
            <w:sdtContent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ins w:author="Albane Lallemand" w:id="1" w:date="2026-04-30T12:51:58Z"/>
                    <w:rFonts w:ascii="Roboto" w:cs="Roboto" w:eastAsia="Roboto" w:hAnsi="Roboto"/>
                    <w:color w:val="18181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81818"/>
                    <w:sz w:val="20"/>
                    <w:szCs w:val="20"/>
                    <w:rtl w:val="0"/>
                  </w:rPr>
                  <w:t xml:space="preserve">[civilite] [prenom] [nom]</w:t>
                </w:r>
                <w:sdt>
                  <w:sdtPr>
                    <w:id w:val="-1442444752"/>
                    <w:tag w:val="goog_rdk_2"/>
                  </w:sdtPr>
                  <w:sdtContent>
                    <w:ins w:author="Albane Lallemand" w:id="1" w:date="2026-04-30T12:51:58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-32624954"/>
              <w:tag w:val="goog_rdk_6"/>
            </w:sdtPr>
            <w:sdtContent>
              <w:p w:rsidR="00000000" w:rsidDel="00000000" w:rsidP="00000000" w:rsidRDefault="00000000" w:rsidRPr="00000000" w14:paraId="0000000A">
                <w:pPr>
                  <w:ind w:left="142.00000000000003" w:firstLine="0"/>
                  <w:rPr>
                    <w:rFonts w:ascii="Roboto" w:cs="Roboto" w:eastAsia="Roboto" w:hAnsi="Roboto"/>
                    <w:color w:val="181818"/>
                    <w:sz w:val="20"/>
                    <w:szCs w:val="20"/>
                  </w:rPr>
                  <w:pPrChange w:author="Albane Lallemand" w:id="0" w:date="2026-04-30T12:51:58Z">
                    <w:pPr>
                      <w:spacing w:after="0" w:line="240" w:lineRule="auto"/>
                      <w:jc w:val="center"/>
                    </w:pPr>
                  </w:pPrChange>
                </w:pPr>
                <w:sdt>
                  <w:sdtPr>
                    <w:id w:val="-456884928"/>
                    <w:tag w:val="goog_rdk_4"/>
                  </w:sdtPr>
                  <w:sdtContent>
                    <w:ins w:author="Albane Lallemand" w:id="1" w:date="2026-04-30T12:51:58Z"/>
                    <w:sdt>
                      <w:sdtPr>
                        <w:id w:val="2136619854"/>
                        <w:tag w:val="goog_rdk_5"/>
                      </w:sdtPr>
                      <w:sdtContent>
                        <w:ins w:author="Albane Lallemand" w:id="1" w:date="2026-04-30T12:51:58Z">
                          <w:r w:rsidDel="00000000" w:rsidR="00000000" w:rsidRPr="00000000">
                            <w:rPr>
                              <w:rFonts w:ascii="Roboto" w:cs="Roboto" w:eastAsia="Roboto" w:hAnsi="Roboto"/>
                              <w:sz w:val="20"/>
                              <w:szCs w:val="20"/>
                              <w:rtl w:val="0"/>
                              <w:rPrChange w:author="Albane Lallemand" w:id="2" w:date="2026-04-30T12:51:58Z">
                                <w:rPr>
                                  <w:rFonts w:ascii="Roboto" w:cs="Roboto" w:eastAsia="Roboto" w:hAnsi="Roboto"/>
                                  <w:color w:val="181818"/>
                                  <w:sz w:val="20"/>
                                  <w:szCs w:val="20"/>
                                </w:rPr>
                              </w:rPrChange>
                            </w:rPr>
                            <w:t xml:space="preserve"> [num_voie_perso] [voie_perso], [ville_perso] [cp_perso]</w:t>
                          </w:r>
                        </w:ins>
                      </w:sdtContent>
                    </w:sdt>
                    <w:ins w:author="Albane Lallemand" w:id="1" w:date="2026-04-30T12:51:58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[nb_actions]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[montant_sous]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[nb_actions]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[montant_sous]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Roboto" w:cs="Roboto" w:eastAsia="Roboto" w:hAnsi="Roboto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09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13">
      <w:pPr>
        <w:tabs>
          <w:tab w:val="center" w:leader="none" w:pos="4890"/>
        </w:tabs>
        <w:ind w:firstLine="709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Le [date_signature]</w:t>
        <w:tab/>
      </w:r>
    </w:p>
    <w:p w:rsidR="00000000" w:rsidDel="00000000" w:rsidP="00000000" w:rsidRDefault="00000000" w:rsidRPr="00000000" w14:paraId="00000014">
      <w:pPr>
        <w:ind w:firstLine="709"/>
        <w:rPr>
          <w:rFonts w:ascii="Roboto" w:cs="Roboto" w:eastAsia="Roboto" w:hAnsi="Roboto"/>
          <w:color w:val="181818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09"/>
        <w:rPr>
          <w:rFonts w:ascii="Roboto" w:cs="Roboto" w:eastAsia="Roboto" w:hAnsi="Roboto"/>
          <w:color w:val="181818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 [prenom] [nom]</w:t>
      </w:r>
    </w:p>
    <w:p w:rsidR="00000000" w:rsidDel="00000000" w:rsidP="00000000" w:rsidRDefault="00000000" w:rsidRPr="00000000" w14:paraId="00000017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o7NkukYonNMNlCbXnImZPqEePA==">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