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 [civilite] [prenom] [nom] autorise la domiciliation de</w:t>
      </w:r>
      <w:sdt>
        <w:sdtPr>
          <w:id w:val="-1011200163"/>
          <w:tag w:val="goog_rdk_0"/>
        </w:sdtPr>
        <w:sdtContent>
          <w:ins w:author="Albane Lallemand" w:id="0" w:date="2026-04-30T14:37:02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[denomination_societe] au capital de [capital_social] € en cours de formation, dans les locaux situés à [adresse_siege],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a546Qb9aNrdyij0Bftpq91g5w==">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