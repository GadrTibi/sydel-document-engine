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color w:val="000000"/>
          <w:vertAlign w:val="baseline"/>
        </w:rPr>
      </w:pPr>
      <w:r w:rsidDel="00000000" w:rsidR="00000000" w:rsidRPr="00000000">
        <w:rPr>
          <w:rFonts w:ascii="Roboto" w:cs="Roboto" w:eastAsia="Roboto" w:hAnsi="Roboto"/>
          <w:b w:val="1"/>
          <w:bCs w:val="1"/>
          <w:color w:val="000000"/>
          <w:highlight w:val="yellow"/>
          <w:vertAlign w:val="baseline"/>
          <w:rtl w:val="0"/>
        </w:rPr>
        <w:t xml:space="preserve">[denomination_societe]</w:t>
      </w:r>
      <w:r w:rsidDel="00000000" w:rsidR="00000000" w:rsidRPr="00000000">
        <w:rPr>
          <w:rtl w:val="0"/>
        </w:rPr>
      </w:r>
    </w:p>
    <w:p w:rsidR="00000000" w:rsidDel="00000000" w:rsidP="00000000" w:rsidRDefault="00000000" w:rsidRPr="00000000" w14:paraId="00000005">
      <w:pPr>
        <w:jc w:val="cente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[forme_sociale_complete]</w:t>
      </w:r>
    </w:p>
    <w:p w:rsidR="00000000" w:rsidDel="00000000" w:rsidP="00000000" w:rsidRDefault="00000000" w:rsidRPr="00000000" w14:paraId="00000006">
      <w:pPr>
        <w:jc w:val="cente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Au capital de [capital_social]</w:t>
      </w:r>
    </w:p>
    <w:p w:rsidR="00000000" w:rsidDel="00000000" w:rsidP="00000000" w:rsidRDefault="00000000" w:rsidRPr="00000000" w14:paraId="00000007">
      <w:pPr>
        <w:jc w:val="cente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Siège social : [adresse_siege]</w:t>
      </w:r>
    </w:p>
    <w:p w:rsidR="00000000" w:rsidDel="00000000" w:rsidP="00000000" w:rsidRDefault="00000000" w:rsidRPr="00000000" w14:paraId="0000000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2">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3">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4">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5">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vertAlign w:val="baseline"/>
          <w:rtl w:val="0"/>
        </w:rPr>
        <w:t xml:space="preserve">STATUTS</w:t>
      </w:r>
      <w:r w:rsidDel="00000000" w:rsidR="00000000" w:rsidRPr="00000000">
        <w:rPr>
          <w:rtl w:val="0"/>
        </w:rPr>
      </w:r>
    </w:p>
    <w:p w:rsidR="00000000" w:rsidDel="00000000" w:rsidP="00000000" w:rsidRDefault="00000000" w:rsidRPr="00000000" w14:paraId="00000016">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7">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8">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color w:val="000000"/>
          <w:u w:val="single"/>
          <w:vertAlign w:val="baseline"/>
        </w:rPr>
      </w:pPr>
      <w:r w:rsidDel="00000000" w:rsidR="00000000" w:rsidRPr="00000000">
        <w:rPr>
          <w:rtl w:val="0"/>
        </w:rPr>
      </w:r>
    </w:p>
    <w:p w:rsidR="00000000" w:rsidDel="00000000" w:rsidP="00000000" w:rsidRDefault="00000000" w:rsidRPr="00000000" w14:paraId="0000001F">
      <w:pPr>
        <w:pageBreakBefore w:val="1"/>
        <w:spacing w:after="0" w:before="0" w:lineRule="auto"/>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Le soussigné</w:t>
      </w:r>
      <w:r w:rsidDel="00000000" w:rsidR="00000000" w:rsidRPr="00000000">
        <w:rPr>
          <w:rFonts w:ascii="Roboto" w:cs="Roboto" w:eastAsia="Roboto" w:hAnsi="Roboto"/>
          <w:b w:val="1"/>
          <w:bCs w:val="1"/>
          <w:color w:val="000000"/>
          <w:vertAlign w:val="baseline"/>
          <w:rtl w:val="0"/>
        </w:rPr>
        <w:t xml:space="preserve"> :</w:t>
      </w:r>
    </w:p>
    <w:p w:rsidR="00000000" w:rsidDel="00000000" w:rsidP="00000000" w:rsidRDefault="00000000" w:rsidRPr="00000000" w14:paraId="00000020">
      <w:pPr>
        <w:tabs>
          <w:tab w:val="left" w:leader="none" w:pos="5103"/>
        </w:tabs>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21">
      <w:pPr>
        <w:widowControl w:val="0"/>
        <w:tabs>
          <w:tab w:val="left" w:leader="none" w:pos="0"/>
          <w:tab w:val="left" w:leader="none" w:pos="1220"/>
        </w:tabs>
        <w:jc w:val="both"/>
        <w:rPr>
          <w:rFonts w:ascii="Roboto" w:cs="Roboto" w:eastAsia="Roboto" w:hAnsi="Roboto"/>
          <w:color w:val="000000"/>
          <w:highlight w:val="yellow"/>
          <w:vertAlign w:val="baseline"/>
        </w:rPr>
      </w:pPr>
      <w:sdt>
        <w:sdtPr>
          <w:id w:val="1753874719"/>
          <w:tag w:val="goog_rdk_1"/>
        </w:sdtPr>
        <w:sdtContent>
          <w:del w:author="Albane Lallemand" w:id="0" w:date="2026-04-30T14:31:29Z">
            <w:r w:rsidDel="00000000" w:rsidR="00000000" w:rsidRPr="00000000">
              <w:rPr>
                <w:rFonts w:ascii="Roboto" w:cs="Roboto" w:eastAsia="Roboto" w:hAnsi="Roboto"/>
                <w:b w:val="1"/>
                <w:bCs w:val="1"/>
                <w:color w:val="000000"/>
                <w:highlight w:val="yellow"/>
                <w:vertAlign w:val="baseline"/>
                <w:rtl w:val="0"/>
              </w:rPr>
              <w:tab/>
              <w:tab/>
              <w:tab/>
            </w:r>
          </w:del>
        </w:sdtContent>
      </w:sdt>
      <w:r w:rsidDel="00000000" w:rsidR="00000000" w:rsidRPr="00000000">
        <w:rPr>
          <w:rFonts w:ascii="Roboto" w:cs="Roboto" w:eastAsia="Roboto" w:hAnsi="Roboto"/>
          <w:b w:val="1"/>
          <w:bCs w:val="1"/>
          <w:color w:val="000000"/>
          <w:highlight w:val="yellow"/>
          <w:vertAlign w:val="baseline"/>
          <w:rtl w:val="0"/>
        </w:rPr>
        <w:t xml:space="preserve">- [civilite] [prenom] [nom] </w:t>
      </w:r>
      <w:r w:rsidDel="00000000" w:rsidR="00000000" w:rsidRPr="00000000">
        <w:rPr>
          <w:rtl w:val="0"/>
        </w:rPr>
      </w:r>
    </w:p>
    <w:p w:rsidR="00000000" w:rsidDel="00000000" w:rsidP="00000000" w:rsidRDefault="00000000" w:rsidRPr="00000000" w14:paraId="00000022">
      <w:pPr>
        <w:widowControl w:val="0"/>
        <w:tabs>
          <w:tab w:val="left" w:leader="none" w:pos="0"/>
        </w:tabs>
        <w:rPr>
          <w:rFonts w:ascii="Roboto" w:cs="Roboto" w:eastAsia="Roboto" w:hAnsi="Roboto"/>
          <w:color w:val="000000"/>
          <w:vertAlign w:val="baseline"/>
        </w:rPr>
      </w:pPr>
      <w:r w:rsidDel="00000000" w:rsidR="00000000" w:rsidRPr="00000000">
        <w:rPr>
          <w:rFonts w:ascii="Roboto" w:cs="Roboto" w:eastAsia="Roboto" w:hAnsi="Roboto"/>
          <w:color w:val="000000"/>
          <w:highlight w:val="yellow"/>
          <w:vertAlign w:val="baseline"/>
          <w:rtl w:val="0"/>
        </w:rPr>
        <w:t xml:space="preserve">[profession] de profession</w:t>
      </w:r>
      <w:r w:rsidDel="00000000" w:rsidR="00000000" w:rsidRPr="00000000">
        <w:rPr>
          <w:rtl w:val="0"/>
        </w:rPr>
      </w:r>
    </w:p>
    <w:p w:rsidR="00000000" w:rsidDel="00000000" w:rsidP="00000000" w:rsidRDefault="00000000" w:rsidRPr="00000000" w14:paraId="00000023">
      <w:pPr>
        <w:widowControl w:val="0"/>
        <w:tabs>
          <w:tab w:val="left" w:leader="none" w:pos="0"/>
          <w:tab w:val="left" w:leader="none" w:pos="1220"/>
        </w:tabs>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Né le [date_naissance] à [ville_naissance] ([departement_naissance])</w:t>
      </w:r>
    </w:p>
    <w:p w:rsidR="00000000" w:rsidDel="00000000" w:rsidP="00000000" w:rsidRDefault="00000000" w:rsidRPr="00000000" w14:paraId="00000024">
      <w:pPr>
        <w:widowControl w:val="0"/>
        <w:tabs>
          <w:tab w:val="left" w:leader="none" w:pos="0"/>
          <w:tab w:val="left" w:leader="none" w:pos="1220"/>
        </w:tabs>
        <w:jc w:val="both"/>
        <w:rPr>
          <w:rFonts w:ascii="Roboto" w:cs="Roboto" w:eastAsia="Roboto" w:hAnsi="Roboto"/>
          <w:color w:val="000000"/>
          <w:highlight w:val="yellow"/>
          <w:vertAlign w:val="baseline"/>
        </w:rPr>
      </w:pPr>
      <w:r w:rsidDel="00000000" w:rsidR="00000000" w:rsidRPr="00000000">
        <w:rPr>
          <w:rFonts w:ascii="Roboto" w:cs="Roboto" w:eastAsia="Roboto" w:hAnsi="Roboto"/>
          <w:color w:val="000000"/>
          <w:vertAlign w:val="baseline"/>
          <w:rtl w:val="0"/>
        </w:rPr>
        <w:t xml:space="preserve">Demeurant [adresse_personnelle]</w:t>
      </w:r>
      <w:r w:rsidDel="00000000" w:rsidR="00000000" w:rsidRPr="00000000">
        <w:rPr>
          <w:rtl w:val="0"/>
        </w:rPr>
      </w:r>
    </w:p>
    <w:p w:rsidR="00000000" w:rsidDel="00000000" w:rsidP="00000000" w:rsidRDefault="00000000" w:rsidRPr="00000000" w14:paraId="00000025">
      <w:pPr>
        <w:widowControl w:val="0"/>
        <w:tabs>
          <w:tab w:val="left" w:leader="none" w:pos="0"/>
          <w:tab w:val="left" w:leader="none" w:pos="1220"/>
        </w:tabs>
        <w:jc w:val="both"/>
        <w:rPr>
          <w:rFonts w:ascii="Roboto" w:cs="Roboto" w:eastAsia="Roboto" w:hAnsi="Roboto"/>
          <w:color w:val="000000"/>
          <w:vertAlign w:val="baseline"/>
        </w:rPr>
      </w:pPr>
      <w:r w:rsidDel="00000000" w:rsidR="00000000" w:rsidRPr="00000000">
        <w:rPr>
          <w:rFonts w:ascii="Roboto" w:cs="Roboto" w:eastAsia="Roboto" w:hAnsi="Roboto"/>
          <w:color w:val="000000"/>
          <w:highlight w:val="yellow"/>
          <w:vertAlign w:val="baseline"/>
          <w:rtl w:val="0"/>
        </w:rPr>
        <w:t xml:space="preserve">[situation_maritale]</w:t>
      </w:r>
      <w:r w:rsidDel="00000000" w:rsidR="00000000" w:rsidRPr="00000000">
        <w:rPr>
          <w:rtl w:val="0"/>
        </w:rPr>
      </w:r>
    </w:p>
    <w:p w:rsidR="00000000" w:rsidDel="00000000" w:rsidP="00000000" w:rsidRDefault="00000000" w:rsidRPr="00000000" w14:paraId="00000026">
      <w:pPr>
        <w:widowControl w:val="0"/>
        <w:tabs>
          <w:tab w:val="left" w:leader="none" w:pos="0"/>
        </w:tabs>
        <w:jc w:val="both"/>
        <w:rPr>
          <w:rFonts w:ascii="Roboto" w:cs="Roboto" w:eastAsia="Roboto" w:hAnsi="Roboto"/>
          <w:color w:val="000000"/>
          <w:vertAlign w:val="baseline"/>
        </w:rPr>
      </w:pPr>
      <w:sdt>
        <w:sdtPr>
          <w:id w:val="952935942"/>
          <w:tag w:val="goog_rdk_3"/>
        </w:sdtPr>
        <w:sdtContent>
          <w:del w:author="Albane Lallemand" w:id="1" w:date="2026-04-30T14:31:41Z">
            <w:r w:rsidDel="00000000" w:rsidR="00000000" w:rsidRPr="00000000">
              <w:rPr>
                <w:rFonts w:ascii="Roboto" w:cs="Roboto" w:eastAsia="Roboto" w:hAnsi="Roboto"/>
                <w:color w:val="000000"/>
                <w:vertAlign w:val="baseline"/>
                <w:rtl w:val="0"/>
              </w:rPr>
              <w:tab/>
              <w:tab/>
            </w:r>
          </w:del>
        </w:sdtContent>
      </w:sdt>
      <w:r w:rsidDel="00000000" w:rsidR="00000000" w:rsidRPr="00000000">
        <w:rPr>
          <w:rFonts w:ascii="Roboto" w:cs="Roboto" w:eastAsia="Roboto" w:hAnsi="Roboto"/>
          <w:color w:val="000000"/>
          <w:vertAlign w:val="baseline"/>
          <w:rtl w:val="0"/>
        </w:rPr>
        <w:t xml:space="preserve">De nationalité [nationalite] </w:t>
      </w:r>
    </w:p>
    <w:p w:rsidR="00000000" w:rsidDel="00000000" w:rsidP="00000000" w:rsidRDefault="00000000" w:rsidRPr="00000000" w14:paraId="00000027">
      <w:pPr>
        <w:widowControl w:val="0"/>
        <w:tabs>
          <w:tab w:val="left" w:leader="none" w:pos="0"/>
          <w:tab w:val="left" w:leader="none" w:pos="6663"/>
        </w:tabs>
        <w:ind w:right="-1"/>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Inscrit au tableau de l’Ordre des [profession_reglementee] de [ville_ordre] sous le numéro national [numero_ordre] et sous le numéro RPPS [numero_rpps].</w:t>
      </w:r>
    </w:p>
    <w:p w:rsidR="00000000" w:rsidDel="00000000" w:rsidP="00000000" w:rsidRDefault="00000000" w:rsidRPr="00000000" w14:paraId="0000002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9">
      <w:pPr>
        <w:ind w:right="-1"/>
        <w:jc w:val="right"/>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Ci après dénommé l’ « Associé Unique », ou l’ « Actionnaire Unique »</w:t>
      </w:r>
    </w:p>
    <w:p w:rsidR="00000000" w:rsidDel="00000000" w:rsidP="00000000" w:rsidRDefault="00000000" w:rsidRPr="00000000" w14:paraId="0000002A">
      <w:pPr>
        <w:ind w:right="-1"/>
        <w:jc w:val="right"/>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 pris avec d’éventuels autres associés les « Associés », voire séparément l’ « Associé »,</w:t>
      </w:r>
    </w:p>
    <w:p w:rsidR="00000000" w:rsidDel="00000000" w:rsidP="00000000" w:rsidRDefault="00000000" w:rsidRPr="00000000" w14:paraId="0000002B">
      <w:pPr>
        <w:ind w:right="-1"/>
        <w:jc w:val="right"/>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C">
      <w:pPr>
        <w:ind w:right="-1"/>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D">
      <w:pPr>
        <w:ind w:right="-1"/>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 établi ainsi qu’il suit les statuts de la société de participations financières de profession libérale de médecins </w:t>
      </w:r>
      <w:sdt>
        <w:sdtPr>
          <w:id w:val="1085782218"/>
          <w:tag w:val="goog_rdk_4"/>
        </w:sdtPr>
        <w:sdtContent>
          <w:commentRangeStart w:id="0"/>
        </w:sdtContent>
      </w:sdt>
      <w:r w:rsidDel="00000000" w:rsidR="00000000" w:rsidRPr="00000000">
        <w:rPr>
          <w:rFonts w:ascii="Roboto" w:cs="Roboto" w:eastAsia="Roboto" w:hAnsi="Roboto"/>
          <w:color w:val="000000"/>
          <w:vertAlign w:val="baseline"/>
          <w:rtl w:val="0"/>
        </w:rPr>
        <w:t xml:space="preserve">[forme_sociale]</w:t>
      </w:r>
      <w:commentRangeEnd w:id="0"/>
      <w:r w:rsidDel="00000000" w:rsidR="00000000" w:rsidRPr="00000000">
        <w:commentReference w:id="0"/>
      </w:r>
      <w:r w:rsidDel="00000000" w:rsidR="00000000" w:rsidRPr="00000000">
        <w:rPr>
          <w:rFonts w:ascii="Roboto" w:cs="Roboto" w:eastAsia="Roboto" w:hAnsi="Roboto"/>
          <w:color w:val="000000"/>
          <w:vertAlign w:val="baseline"/>
          <w:rtl w:val="0"/>
        </w:rPr>
        <w:t xml:space="preserve"> </w:t>
      </w:r>
      <w:sdt>
        <w:sdtPr>
          <w:id w:val="-860498172"/>
          <w:tag w:val="goog_rdk_5"/>
        </w:sdtPr>
        <w:sdtContent>
          <w:del w:author="Albane Lallemand" w:id="2" w:date="2026-04-30T14:31:50Z">
            <w:r w:rsidDel="00000000" w:rsidR="00000000" w:rsidRPr="00000000">
              <w:rPr>
                <w:rFonts w:ascii="Roboto" w:cs="Roboto" w:eastAsia="Roboto" w:hAnsi="Roboto"/>
                <w:color w:val="000000"/>
                <w:vertAlign w:val="baseline"/>
                <w:rtl w:val="0"/>
              </w:rPr>
              <w:delText xml:space="preserve">unipersonnelle </w:delText>
            </w:r>
          </w:del>
        </w:sdtContent>
      </w:sdt>
      <w:r w:rsidDel="00000000" w:rsidR="00000000" w:rsidRPr="00000000">
        <w:rPr>
          <w:rFonts w:ascii="Roboto" w:cs="Roboto" w:eastAsia="Roboto" w:hAnsi="Roboto"/>
          <w:color w:val="000000"/>
          <w:vertAlign w:val="baseline"/>
          <w:rtl w:val="0"/>
        </w:rPr>
        <w:t xml:space="preserve">qu’il a décidé d’instituer (ci-après dénommé la « Société »), telle que précisé ci-après sous la condition suspensive de son in</w:t>
      </w:r>
      <w:sdt>
        <w:sdtPr>
          <w:id w:val="-46594958"/>
          <w:tag w:val="goog_rdk_6"/>
        </w:sdtPr>
        <w:sdtContent>
          <w:ins w:author="Albane Lallemand" w:id="3" w:date="2026-04-30T14:32:13Z">
            <w:r w:rsidDel="00000000" w:rsidR="00000000" w:rsidRPr="00000000">
              <w:rPr>
                <w:rFonts w:ascii="Roboto" w:cs="Roboto" w:eastAsia="Roboto" w:hAnsi="Roboto"/>
                <w:color w:val="000000"/>
                <w:vertAlign w:val="baseline"/>
                <w:rtl w:val="0"/>
              </w:rPr>
              <w:t xml:space="preserve">s</w:t>
            </w:r>
          </w:ins>
        </w:sdtContent>
      </w:sdt>
      <w:r w:rsidDel="00000000" w:rsidR="00000000" w:rsidRPr="00000000">
        <w:rPr>
          <w:rFonts w:ascii="Roboto" w:cs="Roboto" w:eastAsia="Roboto" w:hAnsi="Roboto"/>
          <w:color w:val="000000"/>
          <w:vertAlign w:val="baseline"/>
          <w:rtl w:val="0"/>
        </w:rPr>
        <w:t xml:space="preserve">cription au Tableau de l’Ordre des médecins.</w:t>
      </w:r>
    </w:p>
    <w:p w:rsidR="00000000" w:rsidDel="00000000" w:rsidP="00000000" w:rsidRDefault="00000000" w:rsidRPr="00000000" w14:paraId="0000002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1 - FORME</w:t>
      </w:r>
      <w:r w:rsidDel="00000000" w:rsidR="00000000" w:rsidRPr="00000000">
        <w:rPr>
          <w:rtl w:val="0"/>
        </w:rPr>
      </w:r>
    </w:p>
    <w:p w:rsidR="00000000" w:rsidDel="00000000" w:rsidP="00000000" w:rsidRDefault="00000000" w:rsidRPr="00000000" w14:paraId="0000003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Il est formé une Société de Participations Financières de Professions Libérales de Médecins constituée sous forme de société</w:t>
      </w:r>
      <w:sdt>
        <w:sdtPr>
          <w:id w:val="437438745"/>
          <w:tag w:val="goog_rdk_7"/>
        </w:sdtPr>
        <w:sdtContent>
          <w:commentRangeStart w:id="1"/>
        </w:sdtContent>
      </w:sdt>
      <w:r w:rsidDel="00000000" w:rsidR="00000000" w:rsidRPr="00000000">
        <w:rPr>
          <w:rFonts w:ascii="Roboto" w:cs="Roboto" w:eastAsia="Roboto" w:hAnsi="Roboto"/>
          <w:color w:val="000000"/>
          <w:vertAlign w:val="baseline"/>
          <w:rtl w:val="0"/>
        </w:rPr>
        <w:t xml:space="preserve"> [forme_sociale]</w:t>
      </w:r>
      <w:commentRangeEnd w:id="1"/>
      <w:r w:rsidDel="00000000" w:rsidR="00000000" w:rsidRPr="00000000">
        <w:commentReference w:id="1"/>
      </w:r>
      <w:r w:rsidDel="00000000" w:rsidR="00000000" w:rsidRPr="00000000">
        <w:rPr>
          <w:rFonts w:ascii="Roboto" w:cs="Roboto" w:eastAsia="Roboto" w:hAnsi="Roboto"/>
          <w:color w:val="000000"/>
          <w:vertAlign w:val="baseline"/>
          <w:rtl w:val="0"/>
        </w:rPr>
        <w:t xml:space="preserve"> </w:t>
      </w:r>
      <w:sdt>
        <w:sdtPr>
          <w:id w:val="1684947840"/>
          <w:tag w:val="goog_rdk_8"/>
        </w:sdtPr>
        <w:sdtContent>
          <w:del w:author="Albane Lallemand" w:id="4" w:date="2026-04-30T14:32:17Z">
            <w:r w:rsidDel="00000000" w:rsidR="00000000" w:rsidRPr="00000000">
              <w:rPr>
                <w:rFonts w:ascii="Roboto" w:cs="Roboto" w:eastAsia="Roboto" w:hAnsi="Roboto"/>
                <w:color w:val="000000"/>
                <w:vertAlign w:val="baseline"/>
                <w:rtl w:val="0"/>
              </w:rPr>
              <w:delText xml:space="preserve">unipersonnelle </w:delText>
            </w:r>
          </w:del>
        </w:sdtContent>
      </w:sdt>
      <w:r w:rsidDel="00000000" w:rsidR="00000000" w:rsidRPr="00000000">
        <w:rPr>
          <w:rFonts w:ascii="Roboto" w:cs="Roboto" w:eastAsia="Roboto" w:hAnsi="Roboto"/>
          <w:color w:val="000000"/>
          <w:vertAlign w:val="baseline"/>
          <w:rtl w:val="0"/>
        </w:rPr>
        <w:t xml:space="preserve">régie par les présents statuts , ainsi que par les lois et règlements en vigueur, notamment :</w:t>
      </w:r>
    </w:p>
    <w:p w:rsidR="00000000" w:rsidDel="00000000" w:rsidP="00000000" w:rsidRDefault="00000000" w:rsidRPr="00000000" w14:paraId="0000003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4">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w:t>
      </w:r>
      <w:r w:rsidDel="00000000" w:rsidR="00000000" w:rsidRPr="00000000">
        <w:rPr>
          <w:rFonts w:ascii="Roboto" w:cs="Roboto" w:eastAsia="Roboto" w:hAnsi="Roboto"/>
          <w:vertAlign w:val="baseline"/>
          <w:rtl w:val="0"/>
        </w:rPr>
        <w:t xml:space="preserve">l’ordonnance n°2023-77 du 8 février 2023 relative à l'exercice en société des professions libérales réglementées,</w:t>
      </w:r>
      <w:r w:rsidDel="00000000" w:rsidR="00000000" w:rsidRPr="00000000">
        <w:rPr>
          <w:rtl w:val="0"/>
        </w:rPr>
      </w:r>
    </w:p>
    <w:p w:rsidR="00000000" w:rsidDel="00000000" w:rsidP="00000000" w:rsidRDefault="00000000" w:rsidRPr="00000000" w14:paraId="00000035">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les dispositions du Code de commerce applicables aux sociétés commerciales et plus particulièrement aux sociétés</w:t>
      </w:r>
      <w:sdt>
        <w:sdtPr>
          <w:id w:val="-893913805"/>
          <w:tag w:val="goog_rdk_9"/>
        </w:sdtPr>
        <w:sdtContent>
          <w:commentRangeStart w:id="2"/>
        </w:sdtContent>
      </w:sdt>
      <w:r w:rsidDel="00000000" w:rsidR="00000000" w:rsidRPr="00000000">
        <w:rPr>
          <w:rFonts w:ascii="Roboto" w:cs="Roboto" w:eastAsia="Roboto" w:hAnsi="Roboto"/>
          <w:color w:val="000000"/>
          <w:vertAlign w:val="baseline"/>
          <w:rtl w:val="0"/>
        </w:rPr>
        <w:t xml:space="preserve"> [forme_sociale],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6">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 Code de la Santé publique,</w:t>
      </w:r>
    </w:p>
    <w:p w:rsidR="00000000" w:rsidDel="00000000" w:rsidP="00000000" w:rsidRDefault="00000000" w:rsidRPr="00000000" w14:paraId="00000037">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 Code de déontologie médicale codifiée aux articles R.4127-1 et suivants du Code de la Santé publique.</w:t>
      </w:r>
    </w:p>
    <w:p w:rsidR="00000000" w:rsidDel="00000000" w:rsidP="00000000" w:rsidRDefault="00000000" w:rsidRPr="00000000" w14:paraId="0000003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 Elle fonctionne sous la même forme avec un ou plusieurs associés.</w:t>
      </w:r>
    </w:p>
    <w:p w:rsidR="00000000" w:rsidDel="00000000" w:rsidP="00000000" w:rsidRDefault="00000000" w:rsidRPr="00000000" w14:paraId="0000003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2 - OBJET</w:t>
      </w:r>
      <w:r w:rsidDel="00000000" w:rsidR="00000000" w:rsidRPr="00000000">
        <w:rPr>
          <w:rtl w:val="0"/>
        </w:rPr>
      </w:r>
    </w:p>
    <w:p w:rsidR="00000000" w:rsidDel="00000000" w:rsidP="00000000" w:rsidRDefault="00000000" w:rsidRPr="00000000" w14:paraId="0000003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a pour objet :</w:t>
      </w:r>
    </w:p>
    <w:p w:rsidR="00000000" w:rsidDel="00000000" w:rsidP="00000000" w:rsidRDefault="00000000" w:rsidRPr="00000000" w14:paraId="0000003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 la détention de parts ou d’actions de Sociétés d’Exercice Libéral ayant pour objet la profession de Médecin;</w:t>
      </w:r>
    </w:p>
    <w:p w:rsidR="00000000" w:rsidDel="00000000" w:rsidP="00000000" w:rsidRDefault="00000000" w:rsidRPr="00000000" w14:paraId="0000004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 toutes activités accessoires en relation directe avec leur objet et sous réserve d’être destinées exclusivement aux sociétés ou groupements dans lesquelles elle détient des participations dans le respect des dispositions législatives et réglementaires en vigueur;</w:t>
      </w:r>
    </w:p>
    <w:p w:rsidR="00000000" w:rsidDel="00000000" w:rsidP="00000000" w:rsidRDefault="00000000" w:rsidRPr="00000000" w14:paraId="0000004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color w:val="000000"/>
          <w:vertAlign w:val="baseline"/>
          <w:rtl w:val="0"/>
        </w:rPr>
        <w:t xml:space="preserve">- et plus généralement, la réalisation de toutes opérations de quelque nature qu’elles soient, notamment financière, pouvant se rattacher, directement ou indirectement à l’objet spécifié ci-dessus pouvant en faciliter la réalisation. </w:t>
      </w: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3 - DENOMINATION</w:t>
      </w:r>
      <w:r w:rsidDel="00000000" w:rsidR="00000000" w:rsidRPr="00000000">
        <w:rPr>
          <w:rtl w:val="0"/>
        </w:rPr>
      </w:r>
    </w:p>
    <w:p w:rsidR="00000000" w:rsidDel="00000000" w:rsidP="00000000" w:rsidRDefault="00000000" w:rsidRPr="00000000" w14:paraId="0000004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color w:val="000000"/>
          <w:vertAlign w:val="baseline"/>
        </w:rPr>
      </w:pPr>
      <w:r w:rsidDel="00000000" w:rsidR="00000000" w:rsidRPr="00000000">
        <w:rPr>
          <w:rFonts w:ascii="Roboto" w:cs="Roboto" w:eastAsia="Roboto" w:hAnsi="Roboto"/>
          <w:vertAlign w:val="baseline"/>
          <w:rtl w:val="0"/>
        </w:rPr>
        <w:t xml:space="preserve">La dénomination de la Société est : [denomination_societe]</w:t>
      </w:r>
      <w:r w:rsidDel="00000000" w:rsidR="00000000" w:rsidRPr="00000000">
        <w:rPr>
          <w:rtl w:val="0"/>
        </w:rPr>
      </w:r>
    </w:p>
    <w:p w:rsidR="00000000" w:rsidDel="00000000" w:rsidP="00000000" w:rsidRDefault="00000000" w:rsidRPr="00000000" w14:paraId="0000004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tous les actes, lettres, facture, et autres documents émanant de la Société et destinés à des tiers, la dénomination sociale doit être précédée ou suivie immédiatement de la mention « [forme_sociale_complete] » ou des initiales « SPFPL Médecins [forme_sociale]» de l'énonciation du montant du capital social, du lieu de son siège social et suivi du numéro d’immatriculation au Registre du commerce et des sociétés. Cette dénomination sociale pourra également être suivie du numéro d’inscription au Tableau de l’Ordre des Médecins. </w:t>
      </w:r>
    </w:p>
    <w:p w:rsidR="00000000" w:rsidDel="00000000" w:rsidP="00000000" w:rsidRDefault="00000000" w:rsidRPr="00000000" w14:paraId="0000004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4 - SIEGE SOCIAL</w:t>
      </w:r>
      <w:r w:rsidDel="00000000" w:rsidR="00000000" w:rsidRPr="00000000">
        <w:rPr>
          <w:rtl w:val="0"/>
        </w:rPr>
      </w:r>
    </w:p>
    <w:p w:rsidR="00000000" w:rsidDel="00000000" w:rsidP="00000000" w:rsidRDefault="00000000" w:rsidRPr="00000000" w14:paraId="0000004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F">
      <w:pPr>
        <w:tabs>
          <w:tab w:val="left" w:leader="none" w:pos="5103"/>
        </w:tabs>
        <w:jc w:val="both"/>
        <w:rPr>
          <w:rFonts w:ascii="Roboto" w:cs="Roboto" w:eastAsia="Roboto" w:hAnsi="Roboto"/>
          <w:color w:val="000000"/>
          <w:vertAlign w:val="baseline"/>
        </w:rPr>
      </w:pPr>
      <w:r w:rsidDel="00000000" w:rsidR="00000000" w:rsidRPr="00000000">
        <w:rPr>
          <w:rFonts w:ascii="Roboto" w:cs="Roboto" w:eastAsia="Roboto" w:hAnsi="Roboto"/>
          <w:vertAlign w:val="baseline"/>
          <w:rtl w:val="0"/>
        </w:rPr>
        <w:t xml:space="preserve">Le siège social est fixé au [adresse_siege].</w:t>
      </w:r>
      <w:r w:rsidDel="00000000" w:rsidR="00000000" w:rsidRPr="00000000">
        <w:rPr>
          <w:rtl w:val="0"/>
        </w:rPr>
      </w:r>
    </w:p>
    <w:p w:rsidR="00000000" w:rsidDel="00000000" w:rsidP="00000000" w:rsidRDefault="00000000" w:rsidRPr="00000000" w14:paraId="0000005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1">
      <w:pPr>
        <w:tabs>
          <w:tab w:val="left" w:leader="none" w:pos="1695"/>
        </w:tabs>
        <w:jc w:val="both"/>
        <w:rPr>
          <w:rFonts w:ascii="Roboto" w:cs="Roboto" w:eastAsia="Roboto" w:hAnsi="Roboto"/>
          <w:color w:val="000000"/>
          <w:vertAlign w:val="baseline"/>
        </w:rPr>
      </w:pPr>
      <w:r w:rsidDel="00000000" w:rsidR="00000000" w:rsidRPr="00000000">
        <w:rPr>
          <w:rFonts w:ascii="Roboto" w:cs="Roboto" w:eastAsia="Roboto" w:hAnsi="Roboto"/>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r w:rsidDel="00000000" w:rsidR="00000000" w:rsidRPr="00000000">
        <w:rPr>
          <w:rtl w:val="0"/>
        </w:rPr>
      </w:r>
    </w:p>
    <w:p w:rsidR="00000000" w:rsidDel="00000000" w:rsidP="00000000" w:rsidRDefault="00000000" w:rsidRPr="00000000" w14:paraId="0000005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5 - DUREE</w:t>
      </w:r>
      <w:r w:rsidDel="00000000" w:rsidR="00000000" w:rsidRPr="00000000">
        <w:rPr>
          <w:rtl w:val="0"/>
        </w:rPr>
      </w:r>
    </w:p>
    <w:p w:rsidR="00000000" w:rsidDel="00000000" w:rsidP="00000000" w:rsidRDefault="00000000" w:rsidRPr="00000000" w14:paraId="0000005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durée de la Société est fixée à QUATRE VINGT DIX NEUF (99) ans à compter de la date de son immatriculation au Registre du Commerce et des Sociétés, sauf dissolution anticipée ou prorogation.</w:t>
      </w:r>
    </w:p>
    <w:p w:rsidR="00000000" w:rsidDel="00000000" w:rsidP="00000000" w:rsidRDefault="00000000" w:rsidRPr="00000000" w14:paraId="0000005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décisions de prorogation de la durée de la Société ou de dissolution anticipée sont prises par l'associé unique ou par décision collective extraordinaire des associés.</w:t>
      </w:r>
    </w:p>
    <w:p w:rsidR="00000000" w:rsidDel="00000000" w:rsidP="00000000" w:rsidRDefault="00000000" w:rsidRPr="00000000" w14:paraId="0000005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6 - APPORTS</w:t>
      </w:r>
      <w:r w:rsidDel="00000000" w:rsidR="00000000" w:rsidRPr="00000000">
        <w:rPr>
          <w:rtl w:val="0"/>
        </w:rPr>
      </w:r>
    </w:p>
    <w:p w:rsidR="00000000" w:rsidDel="00000000" w:rsidP="00000000" w:rsidRDefault="00000000" w:rsidRPr="00000000" w14:paraId="0000005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Il a été apporté en numéraire :</w:t>
      </w:r>
    </w:p>
    <w:p w:rsidR="00000000" w:rsidDel="00000000" w:rsidP="00000000" w:rsidRDefault="00000000" w:rsidRPr="00000000" w14:paraId="0000005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 Docteur [prenom] [nom]     </w:t>
      </w:r>
      <w:sdt>
        <w:sdtPr>
          <w:id w:val="-6751629"/>
          <w:tag w:val="goog_rdk_10"/>
        </w:sdtPr>
        <w:sdtContent>
          <w:ins w:author="Albane Lallemand" w:id="5" w:date="2026-04-30T14:32:39Z">
            <w:r w:rsidDel="00000000" w:rsidR="00000000" w:rsidRPr="00000000">
              <w:rPr>
                <w:rFonts w:ascii="Roboto" w:cs="Roboto" w:eastAsia="Roboto" w:hAnsi="Roboto"/>
                <w:color w:val="000000"/>
                <w:vertAlign w:val="baseline"/>
                <w:rtl w:val="0"/>
              </w:rPr>
              <w:tab/>
            </w:r>
          </w:ins>
        </w:sdtContent>
      </w:sdt>
      <w:r w:rsidDel="00000000" w:rsidR="00000000" w:rsidRPr="00000000">
        <w:rPr>
          <w:rFonts w:ascii="Roboto" w:cs="Roboto" w:eastAsia="Roboto" w:hAnsi="Roboto"/>
          <w:color w:val="000000"/>
          <w:vertAlign w:val="baseline"/>
          <w:rtl w:val="0"/>
        </w:rPr>
        <w:t xml:space="preserve">  [capital_social]</w:t>
      </w:r>
      <w:sdt>
        <w:sdtPr>
          <w:id w:val="1688902791"/>
          <w:tag w:val="goog_rdk_11"/>
        </w:sdtPr>
        <w:sdtContent>
          <w:ins w:author="Albane Lallemand" w:id="6" w:date="2026-04-30T14:32:42Z">
            <w:r w:rsidDel="00000000" w:rsidR="00000000" w:rsidRPr="00000000">
              <w:rPr>
                <w:rFonts w:ascii="Roboto" w:cs="Roboto" w:eastAsia="Roboto" w:hAnsi="Roboto"/>
                <w:color w:val="000000"/>
                <w:vertAlign w:val="baseline"/>
                <w:rtl w:val="0"/>
              </w:rPr>
              <w:t xml:space="preserve"> euros</w:t>
            </w:r>
          </w:ins>
        </w:sdtContent>
      </w:sdt>
      <w:r w:rsidDel="00000000" w:rsidR="00000000" w:rsidRPr="00000000">
        <w:rPr>
          <w:rtl w:val="0"/>
        </w:rPr>
      </w:r>
    </w:p>
    <w:p w:rsidR="00000000" w:rsidDel="00000000" w:rsidP="00000000" w:rsidRDefault="00000000" w:rsidRPr="00000000" w14:paraId="0000005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Soit au total la somme de       </w:t>
      </w:r>
      <w:sdt>
        <w:sdtPr>
          <w:id w:val="74103889"/>
          <w:tag w:val="goog_rdk_12"/>
        </w:sdtPr>
        <w:sdtContent>
          <w:ins w:author="Albane Lallemand" w:id="7" w:date="2026-04-30T14:32:37Z"/>
          <w:sdt>
            <w:sdtPr>
              <w:id w:val="1255626521"/>
              <w:tag w:val="goog_rdk_13"/>
            </w:sdtPr>
            <w:sdtContent>
              <w:ins w:author="Albane Lallemand" w:id="7" w:date="2026-04-30T14:32:37Z">
                <w:r w:rsidDel="00000000" w:rsidR="00000000" w:rsidRPr="00000000">
                  <w:rPr>
                    <w:rFonts w:ascii="Roboto" w:cs="Roboto" w:eastAsia="Roboto" w:hAnsi="Roboto"/>
                    <w:rtl w:val="0"/>
                    <w:rPrChange w:author="Albane Lallemand" w:id="8" w:date="2026-04-30T14:32:37Z">
                      <w:rPr>
                        <w:rFonts w:ascii="Roboto" w:cs="Roboto" w:eastAsia="Roboto" w:hAnsi="Roboto"/>
                        <w:color w:val="000000"/>
                        <w:vertAlign w:val="baseline"/>
                      </w:rPr>
                    </w:rPrChange>
                  </w:rPr>
                  <w:tab/>
                  <w:tab/>
                </w:r>
              </w:ins>
            </w:sdtContent>
          </w:sdt>
          <w:ins w:author="Albane Lallemand" w:id="7" w:date="2026-04-30T14:32:37Z"/>
        </w:sdtContent>
      </w:sdt>
      <w:sdt>
        <w:sdtPr>
          <w:id w:val="1927752366"/>
          <w:tag w:val="goog_rdk_14"/>
        </w:sdtPr>
        <w:sdtContent>
          <w:del w:author="Albane Lallemand" w:id="7" w:date="2026-04-30T14:32:37Z"/>
          <w:sdt>
            <w:sdtPr>
              <w:id w:val="-1607079238"/>
              <w:tag w:val="goog_rdk_15"/>
            </w:sdtPr>
            <w:sdtContent>
              <w:del w:author="Albane Lallemand" w:id="7" w:date="2026-04-30T14:32:37Z">
                <w:r w:rsidDel="00000000" w:rsidR="00000000" w:rsidRPr="00000000">
                  <w:rPr>
                    <w:rFonts w:ascii="Roboto" w:cs="Roboto" w:eastAsia="Roboto" w:hAnsi="Roboto"/>
                    <w:rtl w:val="0"/>
                    <w:rPrChange w:author="Albane Lallemand" w:id="8" w:date="2026-04-30T14:32:37Z">
                      <w:rPr>
                        <w:rFonts w:ascii="Roboto" w:cs="Roboto" w:eastAsia="Roboto" w:hAnsi="Roboto"/>
                        <w:color w:val="000000"/>
                        <w:vertAlign w:val="baseline"/>
                      </w:rPr>
                    </w:rPrChange>
                  </w:rPr>
                  <w:delText xml:space="preserve"> </w:delText>
                </w:r>
              </w:del>
            </w:sdtContent>
          </w:sdt>
          <w:del w:author="Albane Lallemand" w:id="7" w:date="2026-04-30T14:32:37Z"/>
        </w:sdtContent>
      </w:sdt>
      <w:r w:rsidDel="00000000" w:rsidR="00000000" w:rsidRPr="00000000">
        <w:rPr>
          <w:rFonts w:ascii="Roboto" w:cs="Roboto" w:eastAsia="Roboto" w:hAnsi="Roboto"/>
          <w:color w:val="000000"/>
          <w:vertAlign w:val="baseline"/>
          <w:rtl w:val="0"/>
        </w:rPr>
        <w:t xml:space="preserve">[capital_social]</w:t>
      </w:r>
      <w:sdt>
        <w:sdtPr>
          <w:id w:val="-283854581"/>
          <w:tag w:val="goog_rdk_16"/>
        </w:sdtPr>
        <w:sdtContent>
          <w:ins w:author="Albane Lallemand" w:id="9" w:date="2026-04-30T14:32:48Z">
            <w:r w:rsidDel="00000000" w:rsidR="00000000" w:rsidRPr="00000000">
              <w:rPr>
                <w:rFonts w:ascii="Roboto" w:cs="Roboto" w:eastAsia="Roboto" w:hAnsi="Roboto"/>
                <w:color w:val="000000"/>
                <w:vertAlign w:val="baseline"/>
                <w:rtl w:val="0"/>
              </w:rPr>
              <w:t xml:space="preserve">euros</w:t>
            </w:r>
          </w:ins>
        </w:sdtContent>
      </w:sdt>
      <w:r w:rsidDel="00000000" w:rsidR="00000000" w:rsidRPr="00000000">
        <w:rPr>
          <w:rtl w:val="0"/>
        </w:rPr>
      </w:r>
    </w:p>
    <w:p w:rsidR="00000000" w:rsidDel="00000000" w:rsidP="00000000" w:rsidRDefault="00000000" w:rsidRPr="00000000" w14:paraId="0000006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b w:val="1"/>
          <w:bCs w:val="1"/>
          <w:color w:val="000000"/>
          <w:u w:val="single"/>
          <w:vertAlign w:val="baseline"/>
        </w:rPr>
      </w:pPr>
      <w:bookmarkStart w:colFirst="0" w:colLast="0" w:name="_heading=h.e57mgmlkxiet" w:id="0"/>
      <w:bookmarkEnd w:id="0"/>
      <w:r w:rsidDel="00000000" w:rsidR="00000000" w:rsidRPr="00000000">
        <w:rPr>
          <w:rFonts w:ascii="Roboto" w:cs="Roboto" w:eastAsia="Roboto" w:hAnsi="Roboto"/>
          <w:color w:val="000000"/>
          <w:vertAlign w:val="baseline"/>
          <w:rtl w:val="0"/>
        </w:rPr>
        <w:t xml:space="preserve">Cette somme a été dès avant ce jour, déposée au crédit d'un compte ouvert au nom de la Société dans les livres de la </w:t>
      </w:r>
      <w:sdt>
        <w:sdtPr>
          <w:id w:val="-1636108902"/>
          <w:tag w:val="goog_rdk_17"/>
        </w:sdtPr>
        <w:sdtContent>
          <w:commentRangeStart w:id="3"/>
        </w:sdtContent>
      </w:sdt>
      <w:r w:rsidDel="00000000" w:rsidR="00000000" w:rsidRPr="00000000">
        <w:rPr>
          <w:rFonts w:ascii="Roboto" w:cs="Roboto" w:eastAsia="Roboto" w:hAnsi="Roboto"/>
          <w:color w:val="000000"/>
          <w:vertAlign w:val="baseline"/>
          <w:rtl w:val="0"/>
        </w:rPr>
        <w:t xml:space="preserve">Banque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2">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64">
      <w:pPr>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7 - CAPITAL SOCIAL</w:t>
      </w:r>
      <w:r w:rsidDel="00000000" w:rsidR="00000000" w:rsidRPr="00000000">
        <w:rPr>
          <w:rtl w:val="0"/>
        </w:rPr>
      </w:r>
    </w:p>
    <w:p w:rsidR="00000000" w:rsidDel="00000000" w:rsidP="00000000" w:rsidRDefault="00000000" w:rsidRPr="00000000" w14:paraId="00000065">
      <w:pPr>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6">
      <w:pP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capital social est fixé à [capital_lettres] ([capital_social]) euros, divisé en [nb_parts_total_lettres] ([nb_actions]) actions de [valeur_nominale_part_lettres] ([valeur_nominale_part]) chacune, entièrement libérées et attribuées comme suit : </w:t>
      </w:r>
    </w:p>
    <w:p w:rsidR="00000000" w:rsidDel="00000000" w:rsidP="00000000" w:rsidRDefault="00000000" w:rsidRPr="00000000" w14:paraId="0000006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8">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Docteur [prenom] [nom]</w:t>
        <w:tab/>
        <w:tab/>
        <w:tab/>
        <w:t xml:space="preserve">[nb_actions] actions </w:t>
      </w:r>
    </w:p>
    <w:p w:rsidR="00000000" w:rsidDel="00000000" w:rsidP="00000000" w:rsidRDefault="00000000" w:rsidRPr="00000000" w14:paraId="0000006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Soit un total de       [nb_actions] actions</w:t>
      </w:r>
    </w:p>
    <w:p w:rsidR="00000000" w:rsidDel="00000000" w:rsidP="00000000" w:rsidRDefault="00000000" w:rsidRPr="00000000" w14:paraId="0000006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8 – QUALITE DES ASSOCIES</w:t>
      </w:r>
    </w:p>
    <w:p w:rsidR="00000000" w:rsidDel="00000000" w:rsidP="00000000" w:rsidRDefault="00000000" w:rsidRPr="00000000" w14:paraId="0000006D">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rsidR="00000000" w:rsidDel="00000000" w:rsidP="00000000" w:rsidRDefault="00000000" w:rsidRPr="00000000" w14:paraId="0000006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complément du capital social peut être détenu cumulativement ou individuellement par :</w:t>
      </w:r>
    </w:p>
    <w:p w:rsidR="00000000" w:rsidDel="00000000" w:rsidP="00000000" w:rsidRDefault="00000000" w:rsidRPr="00000000" w14:paraId="0000007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Pendant un délai de dix ans, des personnes physiques qui, ayant cessé toute activité professionnelle, ont exercé cette profession au sein de la société ;</w:t>
      </w:r>
    </w:p>
    <w:p w:rsidR="00000000" w:rsidDel="00000000" w:rsidP="00000000" w:rsidRDefault="00000000" w:rsidRPr="00000000" w14:paraId="00000073">
      <w:pPr>
        <w:ind w:left="720" w:right="0" w:firstLine="0"/>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ayants droit des personnes physiques mentionnées ci-dessus pendant un délai de cinq ans suivant leur décès ; </w:t>
      </w:r>
    </w:p>
    <w:p w:rsidR="00000000" w:rsidDel="00000000" w:rsidP="00000000" w:rsidRDefault="00000000" w:rsidRPr="00000000" w14:paraId="0000007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Des personnes exerçant l'une des professions libérales de santé constituant l'objet social de la société.</w:t>
      </w:r>
    </w:p>
    <w:p w:rsidR="00000000" w:rsidDel="00000000" w:rsidP="00000000" w:rsidRDefault="00000000" w:rsidRPr="00000000" w14:paraId="0000007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9 – AUGMENTATION ET REDUCTION DU CAPITAL</w:t>
      </w:r>
    </w:p>
    <w:p w:rsidR="00000000" w:rsidDel="00000000" w:rsidP="00000000" w:rsidRDefault="00000000" w:rsidRPr="00000000" w14:paraId="00000079">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7A">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9.1 Augmentation du capital</w:t>
      </w:r>
    </w:p>
    <w:p w:rsidR="00000000" w:rsidDel="00000000" w:rsidP="00000000" w:rsidRDefault="00000000" w:rsidRPr="00000000" w14:paraId="0000007B">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pourra, en vertu d’une décision collective des Associés ou de l’Associé unique, être augmenté en une ou plusieurs fois, par tous moyens et voies de droit, notamment par : </w:t>
      </w:r>
    </w:p>
    <w:p w:rsidR="00000000" w:rsidDel="00000000" w:rsidP="00000000" w:rsidRDefault="00000000" w:rsidRPr="00000000" w14:paraId="0000007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création d’actions nouvelles attribuées en représentation d’apports en nature ou en numéraire ;</w:t>
      </w:r>
    </w:p>
    <w:p w:rsidR="00000000" w:rsidDel="00000000" w:rsidP="00000000" w:rsidRDefault="00000000" w:rsidRPr="00000000" w14:paraId="0000007F">
      <w:pPr>
        <w:ind w:left="720" w:right="0" w:firstLine="0"/>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0">
      <w:pPr>
        <w:numPr>
          <w:ilvl w:val="0"/>
          <w:numId w:val="3"/>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L’augmentation du montant du nominal de celles existant déjà, en cas d’incorporation au capital de bénéfices, reports à nouveau, primes d’émission ou réserves disponibles.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L’augmentation de capital par la Société ne peut avoir pour effet de contrevenir aux stipulations de l’article 8 des présents statuts.</w:t>
      </w:r>
    </w:p>
    <w:p w:rsidR="00000000" w:rsidDel="00000000" w:rsidP="00000000" w:rsidRDefault="00000000" w:rsidRPr="00000000" w14:paraId="0000008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attributions d’actions nouvelles, s’ils n’ont pas déjà la qualité d’associé, devront être agréés dans les conditions fixées par l’article 10.1 des statuts pour les cessions d’actions. Les attributaires doivent solliciter leur agrément au moment de leur souscription.</w:t>
      </w:r>
    </w:p>
    <w:p w:rsidR="00000000" w:rsidDel="00000000" w:rsidP="00000000" w:rsidRDefault="00000000" w:rsidRPr="00000000" w14:paraId="0000008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actions nouvelles doivent être entièrement libérées et réparties dès leur création.</w:t>
      </w:r>
    </w:p>
    <w:p w:rsidR="00000000" w:rsidDel="00000000" w:rsidP="00000000" w:rsidRDefault="00000000" w:rsidRPr="00000000" w14:paraId="0000008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9.2 Réduction du capital</w:t>
      </w:r>
    </w:p>
    <w:p w:rsidR="00000000" w:rsidDel="00000000" w:rsidP="00000000" w:rsidRDefault="00000000" w:rsidRPr="00000000" w14:paraId="00000089">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capital social peut être réduit, en vertu d’une décision collective extraordinaire des associés ou de l’associé unique, par voie de réduction du nombre des actions ou de leur valeur nominale et suivant les modalités des dispositions légales et réglementaires en vigueur.</w:t>
      </w:r>
    </w:p>
    <w:p w:rsidR="00000000" w:rsidDel="00000000" w:rsidP="00000000" w:rsidRDefault="00000000" w:rsidRPr="00000000" w14:paraId="0000008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10 - CESSION ET TRANSMISSION DES ACTIONS </w:t>
      </w:r>
      <w:r w:rsidDel="00000000" w:rsidR="00000000" w:rsidRPr="00000000">
        <w:rPr>
          <w:rtl w:val="0"/>
        </w:rPr>
      </w:r>
    </w:p>
    <w:p w:rsidR="00000000" w:rsidDel="00000000" w:rsidP="00000000" w:rsidRDefault="00000000" w:rsidRPr="00000000" w14:paraId="0000008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ne peuvent être transmises ou cédées qu’au profit d’une personne justifiant de l’une des qualités énoncées à l’article 8 des présents statuts. Cette réserve vaut pour tous les cas de transmission ou de cession.</w:t>
      </w:r>
    </w:p>
    <w:p w:rsidR="00000000" w:rsidDel="00000000" w:rsidP="00000000" w:rsidRDefault="00000000" w:rsidRPr="00000000" w14:paraId="0000009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10.1 Clause d’agrément</w:t>
      </w:r>
    </w:p>
    <w:p w:rsidR="00000000" w:rsidDel="00000000" w:rsidP="00000000" w:rsidRDefault="00000000" w:rsidRPr="00000000" w14:paraId="00000092">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Toutes les cessions d’actions, y compris entre Associés, entre conjoints et entre ascendants et descendants sont obligatoirement soumises à la présente clause d’agrément, sauf transmission pour cause de décès ou lorsque le capital est détenu par un Associé unique.</w:t>
      </w:r>
    </w:p>
    <w:p w:rsidR="00000000" w:rsidDel="00000000" w:rsidP="00000000" w:rsidRDefault="00000000" w:rsidRPr="00000000" w14:paraId="0000009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L’agrément est donné par la majorité des trois quarts des actions de la Société, actions du cédant, et éventuelles actions du cessionnaire comprises, les votes correspondant à ces deux derniers types de actions étant automatiquement considérés comme en faveur de l’agrément, même si leurs titulaires ne sont pas en mesure d’exprimer leur vote.</w:t>
      </w:r>
    </w:p>
    <w:p w:rsidR="00000000" w:rsidDel="00000000" w:rsidP="00000000" w:rsidRDefault="00000000" w:rsidRPr="00000000" w14:paraId="0000009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obtenir cet agrément, l’Associé qui veut transmettre tout ou partie des actions qu’il détient doit notifier son projet à la Société et aux Associés en indiquant le nom, prénoms, profession et domicile du cessionnaire proposé, le nombre d’actions qu’il désire transmettre et, s’il s’agit d’une vente, le prix convenu. Cette notification doit être effectuée par acte extrajudiciaire ou par lettre recommandée avec demande d’avis de réception.</w:t>
      </w:r>
    </w:p>
    <w:p w:rsidR="00000000" w:rsidDel="00000000" w:rsidP="00000000" w:rsidRDefault="00000000" w:rsidRPr="00000000" w14:paraId="0000009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les quinze jours à compter de la notification du projet de cession, le président convoque l’assemblée des Associés pour qu’elle délibère sur le projet de cession ou consulte les Associés par écrit sur ledit projet.</w:t>
      </w:r>
    </w:p>
    <w:p w:rsidR="00000000" w:rsidDel="00000000" w:rsidP="00000000" w:rsidRDefault="00000000" w:rsidRPr="00000000" w14:paraId="0000009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décision des Associés n’a pas à être motivée. Elle est notifiée, dès son prononcé, au cédant, par le président, par lettre recommandée avec demande d’avis de réception.</w:t>
      </w:r>
    </w:p>
    <w:p w:rsidR="00000000" w:rsidDel="00000000" w:rsidP="00000000" w:rsidRDefault="00000000" w:rsidRPr="00000000" w14:paraId="0000009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le cessionnaire proposé est agréé, la cession doit être régularisée dans le délai maximal de 90 jours à partir de la notification de la décision des Associés, à défaut de quoi, une nouvelle demande d’agrément serait nécessaire.</w:t>
      </w:r>
    </w:p>
    <w:p w:rsidR="00000000" w:rsidDel="00000000" w:rsidP="00000000" w:rsidRDefault="00000000" w:rsidRPr="00000000" w14:paraId="0000009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n’a pas fait connaître sa décision dans le délai de 30 jours à compter de la notification du projet faite par le cédant, le consentement à la cession est réputé acquis.</w:t>
      </w:r>
    </w:p>
    <w:p w:rsidR="00000000" w:rsidDel="00000000" w:rsidP="00000000" w:rsidRDefault="00000000" w:rsidRPr="00000000" w14:paraId="000000A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a refusé de consentir à la cession, le cédant peut, dans un délai de 15 jours de la notification de refus qui lui est faite, signifier par lettre recommandée avec demande d’avis de réception, adressé à la Société, qu’il renonce à son projet de cession.</w:t>
      </w:r>
    </w:p>
    <w:p w:rsidR="00000000" w:rsidDel="00000000" w:rsidP="00000000" w:rsidRDefault="00000000" w:rsidRPr="00000000" w14:paraId="000000A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 défaut de renonciation de la part du cédant, la Société est tenu dans un délais de trois mois à compter de son refus effectif ou réputé acquis, d’acquérir ou de faire acquérir les actions.</w:t>
      </w:r>
    </w:p>
    <w:p w:rsidR="00000000" w:rsidDel="00000000" w:rsidP="00000000" w:rsidRDefault="00000000" w:rsidRPr="00000000" w14:paraId="000000A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à l’expiration du délai imparti, la Société n’a pas racheté ou fait racheter les actions, l’Associé cédant peut réaliser la cession initialement prévue.</w:t>
      </w:r>
    </w:p>
    <w:p w:rsidR="00000000" w:rsidDel="00000000" w:rsidP="00000000" w:rsidRDefault="00000000" w:rsidRPr="00000000" w14:paraId="000000A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peut également, avec le consentement de l’Associé candidat cédant, décider, dans le même délai, de réduire son capital du montant de la valeur nominale des actions dont la cession est proposée, et racheter celles-ci.</w:t>
      </w:r>
    </w:p>
    <w:p w:rsidR="00000000" w:rsidDel="00000000" w:rsidP="00000000" w:rsidRDefault="00000000" w:rsidRPr="00000000" w14:paraId="000000A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procédure d’agrément peut être substituée par un acte unanime des Associés agréant la cession.</w:t>
      </w:r>
    </w:p>
    <w:p w:rsidR="00000000" w:rsidDel="00000000" w:rsidP="00000000" w:rsidRDefault="00000000" w:rsidRPr="00000000" w14:paraId="000000A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À défaut d'accord entre les parties, le prix des actions est fixé dans les conditions prévues à l'article 1843-4 du Code civil.</w:t>
      </w:r>
    </w:p>
    <w:p w:rsidR="00000000" w:rsidDel="00000000" w:rsidP="00000000" w:rsidRDefault="00000000" w:rsidRPr="00000000" w14:paraId="000000AC">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10.2 Formalités</w:t>
      </w:r>
    </w:p>
    <w:p w:rsidR="00000000" w:rsidDel="00000000" w:rsidP="00000000" w:rsidRDefault="00000000" w:rsidRPr="00000000" w14:paraId="000000AF">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B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 cession d’actions doit être constatée par un acte notarié ou sous seing privé.</w:t>
      </w:r>
    </w:p>
    <w:p w:rsidR="00000000" w:rsidDel="00000000" w:rsidP="00000000" w:rsidRDefault="00000000" w:rsidRPr="00000000" w14:paraId="000000B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être opposable à la Société, elle doit lui être signifiée par exploit d'huissier ou être acceptée par elle dans un acte notarié. La signification peut être remplacée par le dépôt d'un original de l'acte de cession au siège social contre remise par le président d'une attestation de ce dépôt.</w:t>
      </w:r>
    </w:p>
    <w:p w:rsidR="00000000" w:rsidDel="00000000" w:rsidP="00000000" w:rsidRDefault="00000000" w:rsidRPr="00000000" w14:paraId="000000B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être opposable aux tiers, elle doit en outre avoir été déposée au greffe, en annexe au Registre du commerce et des Sociétés.</w:t>
      </w:r>
    </w:p>
    <w:p w:rsidR="00000000" w:rsidDel="00000000" w:rsidP="00000000" w:rsidRDefault="00000000" w:rsidRPr="00000000" w14:paraId="000000B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dissolution de la communauté de biens existant entre l'associé unique et son conjoint, ou en cas de décès de l’associé unique, la Société continue de plein droit, que dans la mesure où le conjoint s’étant vu attribués les actions ou l’un des héritiers a la qualité d’associé conformément à l’article 8 des présents statuts. La Société continue soit sous la forme d'une Société Unipersonnelle [forme_sociale] si la totalité des actions est attribuée à l'un des époux, soit sous la forme d'une Société [forme_sociale] pluripersonnelle si les actions sont partagées entre les époux.</w:t>
      </w:r>
    </w:p>
    <w:p w:rsidR="00000000" w:rsidDel="00000000" w:rsidP="00000000" w:rsidRDefault="00000000" w:rsidRPr="00000000" w14:paraId="000000B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Article 10.3 - Transmission par décès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de l’associé unique, la société ne continue avec ses héritiers que dans la mesure où un ou plusieurs d’entre eux ont la qualité d’associés conformément à l’article 8 des présents statuts.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ayants droit d'un associé décédé ne pourront conserver les parts de la Société que pendant un délai de cinq ans à compter du décès.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d'un ayant droit, d'un professionnel assimilé ou d'un associé externe, ses parts sont librement transmises au profit de toute personne qui est déjà membre de la Société.</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autres héritiers ou ayants droit ne deviennent associés que s'ils reçoivent l'agrément de la majorité des trois quarts des actions de la Société.</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Article 10.4 Nullité des cessions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les cessions ou transmissions d’actions effectuées en violation des dispositions de l’article 10 des présents statuts sont nulles.</w:t>
      </w:r>
    </w:p>
    <w:p w:rsidR="00000000" w:rsidDel="00000000" w:rsidP="00000000" w:rsidRDefault="00000000" w:rsidRPr="00000000" w14:paraId="000000C8">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CA">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11 - COMPTES COURANTS</w:t>
      </w:r>
      <w:r w:rsidDel="00000000" w:rsidR="00000000" w:rsidRPr="00000000">
        <w:rPr>
          <w:rtl w:val="0"/>
        </w:rPr>
      </w:r>
    </w:p>
    <w:p w:rsidR="00000000" w:rsidDel="00000000" w:rsidP="00000000" w:rsidRDefault="00000000" w:rsidRPr="00000000" w14:paraId="000000C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C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Outre leurs apports, l'associé unique ou les associés pourront verser ou laisser à disposition de la Société toutes sommes dont elle pourrait avoir besoin. Ces sommes seront inscrites au crédit d'un compte ouvert au nom de l'associé.</w:t>
      </w:r>
    </w:p>
    <w:p w:rsidR="00000000" w:rsidDel="00000000" w:rsidP="00000000" w:rsidRDefault="00000000" w:rsidRPr="00000000" w14:paraId="000000C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comptes courants ne doivent jamais être débiteurs et la Société a la faculté d'en rembourser tout ou partie, après avis donné par écrit un mois à l'avance, sauf stipulation contraire.</w:t>
      </w:r>
    </w:p>
    <w:p w:rsidR="00000000" w:rsidDel="00000000" w:rsidP="00000000" w:rsidRDefault="00000000" w:rsidRPr="00000000" w14:paraId="000000C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1">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12 – PRESIDENT</w:t>
      </w:r>
    </w:p>
    <w:p w:rsidR="00000000" w:rsidDel="00000000" w:rsidP="00000000" w:rsidRDefault="00000000" w:rsidRPr="00000000" w14:paraId="000000D2">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color w:val="000000"/>
          <w:vertAlign w:val="baseline"/>
        </w:rPr>
      </w:pPr>
      <w:r w:rsidDel="00000000" w:rsidR="00000000" w:rsidRPr="00000000">
        <w:rPr>
          <w:rFonts w:ascii="Roboto" w:cs="Roboto" w:eastAsia="Roboto" w:hAnsi="Roboto"/>
          <w:color w:val="000000"/>
          <w:u w:val="single"/>
          <w:vertAlign w:val="baseline"/>
          <w:rtl w:val="0"/>
        </w:rPr>
        <w:t xml:space="preserve">NOMINATION ET POUVOIRS</w:t>
      </w:r>
      <w:r w:rsidDel="00000000" w:rsidR="00000000" w:rsidRPr="00000000">
        <w:rPr>
          <w:rtl w:val="0"/>
        </w:rPr>
      </w:r>
    </w:p>
    <w:p w:rsidR="00000000" w:rsidDel="00000000" w:rsidP="00000000" w:rsidRDefault="00000000" w:rsidRPr="00000000" w14:paraId="000000D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est administrée par un président, personne physique, Associé de la Société, exerçant la médecine et associé au sein des sociétés d’exercice libéral dans lesquelles la Société détient des actions.</w:t>
      </w:r>
    </w:p>
    <w:p w:rsidR="00000000" w:rsidDel="00000000" w:rsidP="00000000" w:rsidRDefault="00000000" w:rsidRPr="00000000" w14:paraId="000000D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président est désigné par l'associé unique ou, en cas de pluralité d'associés, par les associés représentant plus de la moitié des actions.</w:t>
      </w:r>
    </w:p>
    <w:p w:rsidR="00000000" w:rsidDel="00000000" w:rsidP="00000000" w:rsidRDefault="00000000" w:rsidRPr="00000000" w14:paraId="000000D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les rapports avec les tiers, les pouvoirs du président sont les plus étendus pour agir en toute circonstance au nom de la Société, dans la limite de l’objet social et sous réserve des pouvoirs que la loi attribue expressément à l'associé unique ou aux associés.</w:t>
      </w:r>
    </w:p>
    <w:p w:rsidR="00000000" w:rsidDel="00000000" w:rsidP="00000000" w:rsidRDefault="00000000" w:rsidRPr="00000000" w14:paraId="000000D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les rapports avec les tiers, la société est engagée même par les actes du Président qui ne relèvent pas de I'objet social, à moins qu'elle ne prouve que les tiers savaient que I'acte dépassait cet obiet ou qu'ils ne pouvaíent l'ignorer compte tenu des circonstances, étant exclu que seule la publication des statuts suffise à constituer une preuve.</w:t>
      </w:r>
    </w:p>
    <w:p w:rsidR="00000000" w:rsidDel="00000000" w:rsidP="00000000" w:rsidRDefault="00000000" w:rsidRPr="00000000" w14:paraId="000000D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Sur le plan interne, le président peut faire tous les actes de gestion conformes à l'intérêt de la Société. </w:t>
      </w:r>
    </w:p>
    <w:p w:rsidR="00000000" w:rsidDel="00000000" w:rsidP="00000000" w:rsidRDefault="00000000" w:rsidRPr="00000000" w14:paraId="000000D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président est révocable par décision de l'associé unique ou, en cas de pluralité d'associés, par décision des associés représentant plus de la moitié des actions.</w:t>
      </w:r>
    </w:p>
    <w:p w:rsidR="00000000" w:rsidDel="00000000" w:rsidP="00000000" w:rsidRDefault="00000000" w:rsidRPr="00000000" w14:paraId="000000E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L’Associé Unique, </w:t>
      </w:r>
      <w:sdt>
        <w:sdtPr>
          <w:id w:val="-1577427341"/>
          <w:tag w:val="goog_rdk_18"/>
        </w:sdtPr>
        <w:sdtContent>
          <w:commentRangeStart w:id="4"/>
        </w:sdtContent>
      </w:sd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Monsieur </w:t>
      </w:r>
      <w:commentRangeEnd w:id="4"/>
      <w:r w:rsidDel="00000000" w:rsidR="00000000" w:rsidRPr="00000000">
        <w:commentReference w:id="4"/>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[prenom] [nom],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Demeurant </w:t>
      </w:r>
      <w:sdt>
        <w:sdtPr>
          <w:id w:val="-998495042"/>
          <w:tag w:val="goog_rdk_19"/>
        </w:sdtPr>
        <w:sdtContent>
          <w:commentRangeStart w:id="5"/>
        </w:sdtContent>
      </w:sdt>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8, rue Pierre Demours - 75017 - PARIS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est nommé président de la Société et ce pour une durée illimitée.</w:t>
      </w:r>
    </w:p>
    <w:p w:rsidR="00000000" w:rsidDel="00000000" w:rsidP="00000000" w:rsidRDefault="00000000" w:rsidRPr="00000000" w14:paraId="000000E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E6">
      <w:pPr>
        <w:jc w:val="both"/>
        <w:rPr>
          <w:rFonts w:ascii="Roboto" w:cs="Roboto" w:eastAsia="Roboto" w:hAnsi="Roboto"/>
          <w:color w:val="000000"/>
          <w:u w:val="single"/>
          <w:vertAlign w:val="baseline"/>
        </w:rPr>
      </w:pPr>
      <w:r w:rsidDel="00000000" w:rsidR="00000000" w:rsidRPr="00000000">
        <w:rPr>
          <w:rFonts w:ascii="Roboto" w:cs="Roboto" w:eastAsia="Roboto" w:hAnsi="Roboto"/>
          <w:color w:val="000000"/>
          <w:u w:val="single"/>
          <w:vertAlign w:val="baseline"/>
          <w:rtl w:val="0"/>
        </w:rPr>
        <w:t xml:space="preserve">REMUNERATION</w:t>
      </w:r>
    </w:p>
    <w:p w:rsidR="00000000" w:rsidDel="00000000" w:rsidP="00000000" w:rsidRDefault="00000000" w:rsidRPr="00000000" w14:paraId="000000E7">
      <w:pPr>
        <w:jc w:val="both"/>
        <w:rPr>
          <w:rFonts w:ascii="Roboto" w:cs="Roboto" w:eastAsia="Roboto" w:hAnsi="Roboto"/>
          <w:color w:val="000000"/>
          <w:u w:val="single"/>
          <w:vertAlign w:val="baseline"/>
        </w:rPr>
      </w:pPr>
      <w:bookmarkStart w:colFirst="0" w:colLast="0" w:name="_heading=h.c2ghk5xwlam2" w:id="1"/>
      <w:bookmarkEnd w:id="1"/>
      <w:r w:rsidDel="00000000" w:rsidR="00000000" w:rsidRPr="00000000">
        <w:rPr>
          <w:rtl w:val="0"/>
        </w:rPr>
      </w:r>
    </w:p>
    <w:p w:rsidR="00000000" w:rsidDel="00000000" w:rsidP="00000000" w:rsidRDefault="00000000" w:rsidRPr="00000000" w14:paraId="000000E8">
      <w:pPr>
        <w:jc w:val="both"/>
        <w:rPr>
          <w:rFonts w:ascii="Roboto" w:cs="Roboto" w:eastAsia="Roboto" w:hAnsi="Roboto"/>
          <w:color w:val="000000"/>
          <w:vertAlign w:val="baseline"/>
        </w:rPr>
      </w:pPr>
      <w:bookmarkStart w:colFirst="0" w:colLast="0" w:name="_heading=h.ap2ksxuycmsd" w:id="2"/>
      <w:bookmarkEnd w:id="2"/>
      <w:r w:rsidDel="00000000" w:rsidR="00000000" w:rsidRPr="00000000">
        <w:rPr>
          <w:rFonts w:ascii="Roboto" w:cs="Roboto" w:eastAsia="Roboto" w:hAnsi="Roboto"/>
          <w:color w:val="000000"/>
          <w:vertAlign w:val="baseline"/>
          <w:rtl w:val="0"/>
        </w:rPr>
        <w:t xml:space="preserve">La rémunération du Président se divise en deux parties : </w:t>
      </w:r>
      <w:r w:rsidDel="00000000" w:rsidR="00000000" w:rsidRPr="00000000">
        <w:rPr>
          <w:rFonts w:ascii="Arial" w:cs="Arial" w:eastAsia="Arial" w:hAnsi="Arial"/>
          <w:color w:val="222222"/>
          <w:highlight w:val="white"/>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color w:val="000000"/>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E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E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Outre sa rémunération, le président sera remboursé, sur justificatifs, de ses frais de déplacement et de représentation.</w:t>
      </w:r>
    </w:p>
    <w:p w:rsidR="00000000" w:rsidDel="00000000" w:rsidP="00000000" w:rsidRDefault="00000000" w:rsidRPr="00000000" w14:paraId="000000EB">
      <w:pPr>
        <w:jc w:val="both"/>
        <w:rPr>
          <w:rFonts w:ascii="Roboto" w:cs="Roboto" w:eastAsia="Roboto" w:hAnsi="Roboto"/>
          <w:color w:val="000000"/>
          <w:vertAlign w:val="baseline"/>
        </w:rPr>
      </w:pPr>
      <w:bookmarkStart w:colFirst="0" w:colLast="0" w:name="_heading=h.2mz35prcqru7" w:id="3"/>
      <w:bookmarkEnd w:id="3"/>
      <w:r w:rsidDel="00000000" w:rsidR="00000000" w:rsidRPr="00000000">
        <w:rPr>
          <w:rtl w:val="0"/>
        </w:rPr>
      </w:r>
    </w:p>
    <w:p w:rsidR="00000000" w:rsidDel="00000000" w:rsidP="00000000" w:rsidRDefault="00000000" w:rsidRPr="00000000" w14:paraId="000000EC">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13 - DIRECTEURS GENERAUX</w:t>
      </w:r>
    </w:p>
    <w:p w:rsidR="00000000" w:rsidDel="00000000" w:rsidP="00000000" w:rsidRDefault="00000000" w:rsidRPr="00000000" w14:paraId="000000ED">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13-1 - DESIGNATION</w:t>
      </w:r>
    </w:p>
    <w:p w:rsidR="00000000" w:rsidDel="00000000" w:rsidP="00000000" w:rsidRDefault="00000000" w:rsidRPr="00000000" w14:paraId="000000EF">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0F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0F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être lié par un contrat de travail à condition que ce contrat corresponde à un emploi effectif.</w:t>
      </w:r>
    </w:p>
    <w:p w:rsidR="00000000" w:rsidDel="00000000" w:rsidP="00000000" w:rsidRDefault="00000000" w:rsidRPr="00000000" w14:paraId="000000F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0F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13-2 - DUREE</w:t>
      </w:r>
    </w:p>
    <w:p w:rsidR="00000000" w:rsidDel="00000000" w:rsidP="00000000" w:rsidRDefault="00000000" w:rsidRPr="00000000" w14:paraId="000000F9">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durée des fonctions du Directeur Général est fixée dans la décision de nomination.</w:t>
      </w:r>
    </w:p>
    <w:p w:rsidR="00000000" w:rsidDel="00000000" w:rsidP="00000000" w:rsidRDefault="00000000" w:rsidRPr="00000000" w14:paraId="000000F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0F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0F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p>
    <w:p w:rsidR="00000000" w:rsidDel="00000000" w:rsidP="00000000" w:rsidRDefault="00000000" w:rsidRPr="00000000" w14:paraId="0000010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13-3 - REVOCATION</w:t>
      </w:r>
    </w:p>
    <w:p w:rsidR="00000000" w:rsidDel="00000000" w:rsidP="00000000" w:rsidRDefault="00000000" w:rsidRPr="00000000" w14:paraId="00000104">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0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Cette révocation n'ouvre droit à aucune indemnisation.</w:t>
      </w:r>
    </w:p>
    <w:p w:rsidR="00000000" w:rsidDel="00000000" w:rsidP="00000000" w:rsidRDefault="00000000" w:rsidRPr="00000000" w14:paraId="0000010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outre le Directeur Général sera révoqué de plein droit, sans indemnisation dans les cas suivants :</w:t>
      </w:r>
    </w:p>
    <w:p w:rsidR="00000000" w:rsidDel="00000000" w:rsidP="00000000" w:rsidRDefault="00000000" w:rsidRPr="00000000" w14:paraId="0000010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w:t>
        <w:tab/>
        <w:t xml:space="preserve">Interdiction de diriger, gérer, administrer, ou contrôler une entreprise ou personne morale, incapacité ou faillite personnelle du Directeur Général personne physique ; </w:t>
      </w:r>
    </w:p>
    <w:p w:rsidR="00000000" w:rsidDel="00000000" w:rsidP="00000000" w:rsidRDefault="00000000" w:rsidRPr="00000000" w14:paraId="0000010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w:t>
        <w:tab/>
        <w:t xml:space="preserve">Exclusion du Directeur Général Associé,</w:t>
      </w:r>
    </w:p>
    <w:p w:rsidR="00000000" w:rsidDel="00000000" w:rsidP="00000000" w:rsidRDefault="00000000" w:rsidRPr="00000000" w14:paraId="0000010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w:t>
        <w:tab/>
        <w:t xml:space="preserve">Interdiction définitive d'exercer la profession de médecin.</w:t>
      </w:r>
    </w:p>
    <w:p w:rsidR="00000000" w:rsidDel="00000000" w:rsidP="00000000" w:rsidRDefault="00000000" w:rsidRPr="00000000" w14:paraId="0000010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13-4 - REMUNERATION</w:t>
      </w:r>
    </w:p>
    <w:p w:rsidR="00000000" w:rsidDel="00000000" w:rsidP="00000000" w:rsidRDefault="00000000" w:rsidRPr="00000000" w14:paraId="00000110">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recevoir une rémunération qui se divise en deux parties : </w:t>
      </w:r>
      <w:r w:rsidDel="00000000" w:rsidR="00000000" w:rsidRPr="00000000">
        <w:rPr>
          <w:rFonts w:ascii="Arial" w:cs="Arial" w:eastAsia="Arial" w:hAnsi="Arial"/>
          <w:color w:val="222222"/>
          <w:highlight w:val="white"/>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1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outre, le Directeur Général est remboursé de ses frais de représentation et de déplacement sur justificatifs.</w:t>
      </w:r>
    </w:p>
    <w:p w:rsidR="00000000" w:rsidDel="00000000" w:rsidP="00000000" w:rsidRDefault="00000000" w:rsidRPr="00000000" w14:paraId="0000011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13-5 - POUVOIRS</w:t>
      </w:r>
    </w:p>
    <w:p w:rsidR="00000000" w:rsidDel="00000000" w:rsidP="00000000" w:rsidRDefault="00000000" w:rsidRPr="00000000" w14:paraId="00000116">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1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ne dispose pas du pouvoir de représenter la société à l'égard des tiers.</w:t>
      </w:r>
    </w:p>
    <w:p w:rsidR="00000000" w:rsidDel="00000000" w:rsidP="00000000" w:rsidRDefault="00000000" w:rsidRPr="00000000" w14:paraId="0000011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14 - CONVENTIONS ENTRE LA SOCIETE ET SES DIRIGEANTS</w:t>
      </w:r>
      <w:r w:rsidDel="00000000" w:rsidR="00000000" w:rsidRPr="00000000">
        <w:rPr>
          <w:rtl w:val="0"/>
        </w:rPr>
      </w:r>
    </w:p>
    <w:p w:rsidR="00000000" w:rsidDel="00000000" w:rsidP="00000000" w:rsidRDefault="00000000" w:rsidRPr="00000000" w14:paraId="0000011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conventions qui interviennent directement ou par personne interposée entre la société et l'un de ses dirigeants ou l’un de ses associés disposant d’une fraction des droits de vote suppérieure à 10% sont mentionnées au registre des décisions des associés sont soumises à l'approbation de la collectivité des associés, conformément aux dispositions de l’article L.227-10 du Code de commerce, sur rapport du commissaire aux comptes, ou à défaut du président.</w:t>
      </w:r>
    </w:p>
    <w:p w:rsidR="00000000" w:rsidDel="00000000" w:rsidP="00000000" w:rsidRDefault="00000000" w:rsidRPr="00000000" w14:paraId="0000011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dérogation aux dispositions du premier alinéa, lorsque la société ne comprend qu’un seul associé, il est seulement fait mention au registre des décisions des conventions intervenues directement ou par personne interposées entre la société et son dirigeant.</w:t>
      </w:r>
    </w:p>
    <w:p w:rsidR="00000000" w:rsidDel="00000000" w:rsidP="00000000" w:rsidRDefault="00000000" w:rsidRPr="00000000" w14:paraId="0000012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S'il n'existe pas de Commissaire aux Comptes, les conventions conclues par le dirigeant non associé sont soumises à l'approbation préalable de l'associé unique ou de l'assemblée des associés.</w:t>
      </w:r>
    </w:p>
    <w:p w:rsidR="00000000" w:rsidDel="00000000" w:rsidP="00000000" w:rsidRDefault="00000000" w:rsidRPr="00000000" w14:paraId="0000012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 peine de nullité du contrat, il est interdit aux dirigeants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conjoint, ascendants et descendants des dirigeants ou associés ainsi qu'à toute personne interposée et aux représentants légaux des personnes morales associées.</w:t>
      </w:r>
    </w:p>
    <w:p w:rsidR="00000000" w:rsidDel="00000000" w:rsidP="00000000" w:rsidRDefault="00000000" w:rsidRPr="00000000" w14:paraId="0000012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Ces conventions devront êtres communiquées par les intéressés au conseil départemental concerné dans le mois suivant leur conclusion, conformément à l’article L.4113-9 du code de la Santé Publique.</w:t>
      </w:r>
    </w:p>
    <w:p w:rsidR="00000000" w:rsidDel="00000000" w:rsidP="00000000" w:rsidRDefault="00000000" w:rsidRPr="00000000" w14:paraId="0000012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15 - DECISIONS D’ACTIONNAIRES</w:t>
      </w:r>
      <w:r w:rsidDel="00000000" w:rsidR="00000000" w:rsidRPr="00000000">
        <w:rPr>
          <w:rtl w:val="0"/>
        </w:rPr>
      </w:r>
    </w:p>
    <w:p w:rsidR="00000000" w:rsidDel="00000000" w:rsidP="00000000" w:rsidRDefault="00000000" w:rsidRPr="00000000" w14:paraId="0000012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L'associé unique exerce les pouvoirs dévolus à l'assemblée des actionnaires. Il ne peut déléguer ses pouvoirs. Ses décisions sont constatées par des procès-verbaux signés par lui et répertoriés dans un registre coté et paraphé comme les registres d'assemblées.</w:t>
      </w:r>
    </w:p>
    <w:p w:rsidR="00000000" w:rsidDel="00000000" w:rsidP="00000000" w:rsidRDefault="00000000" w:rsidRPr="00000000" w14:paraId="0000012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pluralité d'associés, les décisions collectives sont prises, au choix de la gérance, en assemblée ou par consultation écrite des associés. Elles peuvent aussi résulter du consentement de tous les associés exprimé dans un acte.</w:t>
      </w:r>
    </w:p>
    <w:p w:rsidR="00000000" w:rsidDel="00000000" w:rsidP="00000000" w:rsidRDefault="00000000" w:rsidRPr="00000000" w14:paraId="0000012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la réunion d'une assemblée est obligatoire pour statuer sur l'approbation annuelle des comptes ou sur demande d'un ou plusieurs associés détenant la moitié des actions ou détenant, s'ils représentent au moins le quart des associés, le quart des actions.</w:t>
      </w:r>
    </w:p>
    <w:p w:rsidR="00000000" w:rsidDel="00000000" w:rsidP="00000000" w:rsidRDefault="00000000" w:rsidRPr="00000000" w14:paraId="0000012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Assemblées Générales sont convoquées et délibèrent dans les conditions et avec les effets fixés par les lois et règlements en vigueur.</w:t>
      </w:r>
    </w:p>
    <w:p w:rsidR="00000000" w:rsidDel="00000000" w:rsidP="00000000" w:rsidRDefault="00000000" w:rsidRPr="00000000" w14:paraId="0000013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consultation écrite, la gérance adresse à chaque associé, par lettre recommandée, le texte des résolutions proposées ainsi que les documents nécessaires à l'information des associés.</w:t>
      </w:r>
    </w:p>
    <w:p w:rsidR="00000000" w:rsidDel="00000000" w:rsidP="00000000" w:rsidRDefault="00000000" w:rsidRPr="00000000" w14:paraId="0000013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associés disposent d'un délai de quinze jours à compter de la date de réception du projet de résolutions pour transmettre leur vote à la gérance par lettre recommandée. Tout associé n'ayant pas répondu dans le délai ci-dessus est considéré comme s'étant abstenu.</w:t>
      </w:r>
    </w:p>
    <w:p w:rsidR="00000000" w:rsidDel="00000000" w:rsidP="00000000" w:rsidRDefault="00000000" w:rsidRPr="00000000" w14:paraId="0000013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Chaque associé a le droit de participer aux décisions collectives et dispose d'un nombre de voix égal à celui des actions qu'il possède. Un associé peut se faire représenter par son conjoint à moins que la Société ne comprenne que les deux époux. Sauf si les associés sont au nombre de deux, un associé peut se faire représenter par un autre associé.</w:t>
      </w:r>
    </w:p>
    <w:p w:rsidR="00000000" w:rsidDel="00000000" w:rsidP="00000000" w:rsidRDefault="00000000" w:rsidRPr="00000000" w14:paraId="0000013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une ou plusieurs actions sont grevées d'usufruit, le droit de vote appartient à l’associé exerçant la profession de médecin, y compris pour les décisions concernant l'affectation des résultats.</w:t>
      </w:r>
    </w:p>
    <w:p w:rsidR="00000000" w:rsidDel="00000000" w:rsidP="00000000" w:rsidRDefault="00000000" w:rsidRPr="00000000" w14:paraId="0000013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9">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16 - COMMISSAIRES AUX COMPTES</w:t>
      </w:r>
      <w:r w:rsidDel="00000000" w:rsidR="00000000" w:rsidRPr="00000000">
        <w:rPr>
          <w:rtl w:val="0"/>
        </w:rPr>
      </w:r>
    </w:p>
    <w:p w:rsidR="00000000" w:rsidDel="00000000" w:rsidP="00000000" w:rsidRDefault="00000000" w:rsidRPr="00000000" w14:paraId="0000013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Un ou plusieurs Commissaires aux Comptes titulaires et suppléants peuvent ou doivent être désignés dans les conditions prévues par l'article L. 227-9-1 du Code de commerce.</w:t>
      </w:r>
    </w:p>
    <w:p w:rsidR="00000000" w:rsidDel="00000000" w:rsidP="00000000" w:rsidRDefault="00000000" w:rsidRPr="00000000" w14:paraId="0000013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D">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color w:val="000000"/>
          <w:vertAlign w:val="baseline"/>
          <w:rtl w:val="0"/>
        </w:rPr>
        <w:t xml:space="preserve">Ils sont nommés pour une durée de six exercices et exercent leurs fonctions dans les conditions et avec les effets prévus par les dispositions législatives et réglementaires en vigueur.</w:t>
      </w:r>
      <w:r w:rsidDel="00000000" w:rsidR="00000000" w:rsidRPr="00000000">
        <w:rPr>
          <w:rtl w:val="0"/>
        </w:rPr>
      </w:r>
    </w:p>
    <w:p w:rsidR="00000000" w:rsidDel="00000000" w:rsidP="00000000" w:rsidRDefault="00000000" w:rsidRPr="00000000" w14:paraId="0000013E">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3F">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17 - EXERCICE SOCIAL - COMPTES SOCIAUX</w:t>
      </w:r>
      <w:r w:rsidDel="00000000" w:rsidR="00000000" w:rsidRPr="00000000">
        <w:rPr>
          <w:rtl w:val="0"/>
        </w:rPr>
      </w:r>
    </w:p>
    <w:p w:rsidR="00000000" w:rsidDel="00000000" w:rsidP="00000000" w:rsidRDefault="00000000" w:rsidRPr="00000000" w14:paraId="0000014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Chaque exercice social a une durée d'une année, qui commence le </w:t>
      </w:r>
      <w:r w:rsidDel="00000000" w:rsidR="00000000" w:rsidRPr="00000000">
        <w:rPr>
          <w:rFonts w:ascii="Roboto" w:cs="Roboto" w:eastAsia="Roboto" w:hAnsi="Roboto"/>
          <w:color w:val="000000"/>
          <w:highlight w:val="yellow"/>
          <w:vertAlign w:val="baseline"/>
          <w:rtl w:val="0"/>
        </w:rPr>
        <w:t xml:space="preserve">1er janvier et finit le 31 décembre</w:t>
      </w:r>
      <w:r w:rsidDel="00000000" w:rsidR="00000000" w:rsidRPr="00000000">
        <w:rPr>
          <w:rFonts w:ascii="Roboto" w:cs="Roboto" w:eastAsia="Roboto" w:hAnsi="Roboto"/>
          <w:color w:val="000000"/>
          <w:vertAlign w:val="baseline"/>
          <w:rtl w:val="0"/>
        </w:rPr>
        <w:t xml:space="preserve">.</w:t>
      </w:r>
    </w:p>
    <w:p w:rsidR="00000000" w:rsidDel="00000000" w:rsidP="00000000" w:rsidRDefault="00000000" w:rsidRPr="00000000" w14:paraId="0000014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exception, le premier exercice commencera le jour de l'immatriculation de la Société au Registre du Commerce et des Sociétés et se terminera </w:t>
      </w:r>
      <w:r w:rsidDel="00000000" w:rsidR="00000000" w:rsidRPr="00000000">
        <w:rPr>
          <w:rFonts w:ascii="Roboto" w:cs="Roboto" w:eastAsia="Roboto" w:hAnsi="Roboto"/>
          <w:color w:val="ff0000"/>
          <w:highlight w:val="yellow"/>
          <w:vertAlign w:val="baseline"/>
          <w:rtl w:val="0"/>
        </w:rPr>
        <w:t xml:space="preserve">le 31 décembre 2024.</w:t>
      </w:r>
      <w:r w:rsidDel="00000000" w:rsidR="00000000" w:rsidRPr="00000000">
        <w:rPr>
          <w:rtl w:val="0"/>
        </w:rPr>
      </w:r>
    </w:p>
    <w:p w:rsidR="00000000" w:rsidDel="00000000" w:rsidP="00000000" w:rsidRDefault="00000000" w:rsidRPr="00000000" w14:paraId="0000014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comptes annuels (bilan, compte de résultat et annexe), l'inventaire, le rapport de gestion et les rapports spéciaux de la gérance ainsi que, le cas échéant, les rapports du Commissaire aux Comptes sont établis conformément aux lois et règlements en vigueur.</w:t>
      </w:r>
    </w:p>
    <w:p w:rsidR="00000000" w:rsidDel="00000000" w:rsidP="00000000" w:rsidRDefault="00000000" w:rsidRPr="00000000" w14:paraId="0000014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L'associé unique approuve les comptes annuels et décide l'affectation du résultat dans les six mois de la clôture de l'exercice social. </w:t>
      </w:r>
    </w:p>
    <w:p w:rsidR="00000000" w:rsidDel="00000000" w:rsidP="00000000" w:rsidRDefault="00000000" w:rsidRPr="00000000" w14:paraId="0000014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pluralité d'associés, l'Assemblée des associés approuve les comptes annuels dans les six mois de la clôture de l'exercice social.</w:t>
      </w:r>
    </w:p>
    <w:p w:rsidR="00000000" w:rsidDel="00000000" w:rsidP="00000000" w:rsidRDefault="00000000" w:rsidRPr="00000000" w14:paraId="0000014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B">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18 - AFFECTATION ET REPARTITION DES BENEFICES</w:t>
      </w:r>
      <w:r w:rsidDel="00000000" w:rsidR="00000000" w:rsidRPr="00000000">
        <w:rPr>
          <w:rtl w:val="0"/>
        </w:rPr>
      </w:r>
    </w:p>
    <w:p w:rsidR="00000000" w:rsidDel="00000000" w:rsidP="00000000" w:rsidRDefault="00000000" w:rsidRPr="00000000" w14:paraId="0000014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p>
    <w:p w:rsidR="00000000" w:rsidDel="00000000" w:rsidP="00000000" w:rsidRDefault="00000000" w:rsidRPr="00000000" w14:paraId="0000014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pluralité d'associés, l'Assemblée des associés détermine la part attribuée à chacun des associés. L'associé unique ou l'Assemblée des associés détermine les modalités de mise en paiement des dividendes, qui doit intervenir dans un délai de neuf mois après la clôture de l'exercice, sauf prolongation par décision de justice.</w:t>
      </w:r>
    </w:p>
    <w:p w:rsidR="00000000" w:rsidDel="00000000" w:rsidP="00000000" w:rsidRDefault="00000000" w:rsidRPr="00000000" w14:paraId="0000015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De même, l'associé unique ou l'Assemblée Générale peut décider la distribution de sommes prélevées sur les réserves disponibles en indiquant expressément les postes de réserves sur lesquels les prélèvements ont été effectués. </w:t>
      </w:r>
    </w:p>
    <w:p w:rsidR="00000000" w:rsidDel="00000000" w:rsidP="00000000" w:rsidRDefault="00000000" w:rsidRPr="00000000" w14:paraId="0000015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les dividendes sont prélevés par priorité sur le bénéfice distribuable de l'exercice.</w:t>
      </w:r>
    </w:p>
    <w:p w:rsidR="00000000" w:rsidDel="00000000" w:rsidP="00000000" w:rsidRDefault="00000000" w:rsidRPr="00000000" w14:paraId="0000015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L'associé unique ou l'Assemblée Générale peut également décider d'affecter les sommes distribuables aux réserves et au report à nouveau, en totalité ou en partie.</w:t>
      </w:r>
    </w:p>
    <w:p w:rsidR="00000000" w:rsidDel="00000000" w:rsidP="00000000" w:rsidRDefault="00000000" w:rsidRPr="00000000" w14:paraId="0000015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15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9">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19 - CAPITAUX PROPRES INFERIEURS A LA MOITIE DU CAPITAL SOCIAL</w:t>
      </w:r>
      <w:r w:rsidDel="00000000" w:rsidR="00000000" w:rsidRPr="00000000">
        <w:rPr>
          <w:rtl w:val="0"/>
        </w:rPr>
      </w:r>
    </w:p>
    <w:p w:rsidR="00000000" w:rsidDel="00000000" w:rsidP="00000000" w:rsidRDefault="00000000" w:rsidRPr="00000000" w14:paraId="0000015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du fait de pertes constatées dans les documents comptables, les capitaux propres de la Société deviennent inférieurs à la moitié du capital social, l'associé unique ou, en cas de pluralité d'associés, l'Assemblée statuant à la majorité requise pour la modification des statuts doit, dans les quatre mois qui suivent l'approbation des comptes ayant fait apparaître cette perte, décider, s'il y a lieu à dissolution anticipée de la Société.</w:t>
      </w:r>
    </w:p>
    <w:p w:rsidR="00000000" w:rsidDel="00000000" w:rsidP="00000000" w:rsidRDefault="00000000" w:rsidRPr="00000000" w14:paraId="0000015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dissolution n'est pas prononcée, le capital doit être, sous réserve des dispositions légales relatives au capital minimum dans les sociétés [forme_sociale] et, dans le délai fixé par la loi, réduit d'un montant égal à celui des pertes qui n'ont pu être imputées sur les réserves si dans ce délai les capitaux propres ne sont pas redevenus au moins égaux à la moitié du capital social.</w:t>
      </w:r>
    </w:p>
    <w:p w:rsidR="00000000" w:rsidDel="00000000" w:rsidP="00000000" w:rsidRDefault="00000000" w:rsidRPr="00000000" w14:paraId="0000015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d'inobservation de ces prescriptions, tout intéressé peut demander en justice la dissolution de la Société. Il en est de même si l'Assemblée n'a pu délibérer valablement.</w:t>
      </w:r>
    </w:p>
    <w:p w:rsidR="00000000" w:rsidDel="00000000" w:rsidP="00000000" w:rsidRDefault="00000000" w:rsidRPr="00000000" w14:paraId="0000016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le Tribunal ne peut prononcer la dissolution si, au jour où il statue sur le fond, la régularisation a eu lieu.</w:t>
      </w:r>
    </w:p>
    <w:p w:rsidR="00000000" w:rsidDel="00000000" w:rsidP="00000000" w:rsidRDefault="00000000" w:rsidRPr="00000000" w14:paraId="00000162">
      <w:pPr>
        <w:jc w:val="both"/>
        <w:rPr>
          <w:rFonts w:ascii="Roboto" w:cs="Roboto" w:eastAsia="Roboto" w:hAnsi="Roboto"/>
          <w:color w:val="000000"/>
          <w:vertAlign w:val="baseline"/>
        </w:rPr>
      </w:pPr>
      <w:bookmarkStart w:colFirst="0" w:colLast="0" w:name="_heading=h.7gvzazxuyyo3" w:id="4"/>
      <w:bookmarkEnd w:id="4"/>
      <w:r w:rsidDel="00000000" w:rsidR="00000000" w:rsidRPr="00000000">
        <w:rPr>
          <w:rtl w:val="0"/>
        </w:rPr>
      </w:r>
    </w:p>
    <w:p w:rsidR="00000000" w:rsidDel="00000000" w:rsidP="00000000" w:rsidRDefault="00000000" w:rsidRPr="00000000" w14:paraId="00000163">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20 – EXCLUSION</w:t>
      </w:r>
      <w:r w:rsidDel="00000000" w:rsidR="00000000" w:rsidRPr="00000000">
        <w:rPr>
          <w:rtl w:val="0"/>
        </w:rPr>
      </w:r>
    </w:p>
    <w:p w:rsidR="00000000" w:rsidDel="00000000" w:rsidP="00000000" w:rsidRDefault="00000000" w:rsidRPr="00000000" w14:paraId="0000016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 associé peut être exclu de la Société dans les cas suivants :</w:t>
      </w:r>
    </w:p>
    <w:p w:rsidR="00000000" w:rsidDel="00000000" w:rsidP="00000000" w:rsidRDefault="00000000" w:rsidRPr="00000000" w14:paraId="0000016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tout associé personne morale, en cas de modification de son contrôle au sens de l'article</w:t>
      </w:r>
    </w:p>
    <w:p w:rsidR="00000000" w:rsidDel="00000000" w:rsidP="00000000" w:rsidRDefault="00000000" w:rsidRPr="00000000" w14:paraId="0000016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 233-3 du Code de commerce ;</w:t>
      </w:r>
    </w:p>
    <w:p w:rsidR="00000000" w:rsidDel="00000000" w:rsidP="00000000" w:rsidRDefault="00000000" w:rsidRPr="00000000" w14:paraId="0000016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tout associé, personne physique ou morale, en cas de :</w:t>
      </w:r>
    </w:p>
    <w:p w:rsidR="00000000" w:rsidDel="00000000" w:rsidP="00000000" w:rsidRDefault="00000000" w:rsidRPr="00000000" w14:paraId="0000016B">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Mise en redressement judiciaire ;</w:t>
      </w:r>
    </w:p>
    <w:p w:rsidR="00000000" w:rsidDel="00000000" w:rsidP="00000000" w:rsidRDefault="00000000" w:rsidRPr="00000000" w14:paraId="0000016C">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Exercice d’une activité concurrente à celle de la SEL ;</w:t>
      </w:r>
    </w:p>
    <w:p w:rsidR="00000000" w:rsidDel="00000000" w:rsidP="00000000" w:rsidRDefault="00000000" w:rsidRPr="00000000" w14:paraId="0000016D">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Violation d'une clause statutaire causant un préjudice pour la Société ;</w:t>
      </w:r>
    </w:p>
    <w:p w:rsidR="00000000" w:rsidDel="00000000" w:rsidP="00000000" w:rsidRDefault="00000000" w:rsidRPr="00000000" w14:paraId="0000016E">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Violation de toute autre règle légale, réglementaire ou contractuelle sanctionnée</w:t>
      </w:r>
    </w:p>
    <w:p w:rsidR="00000000" w:rsidDel="00000000" w:rsidP="00000000" w:rsidRDefault="00000000" w:rsidRPr="00000000" w14:paraId="0000016F">
      <w:pPr>
        <w:ind w:left="720" w:right="0" w:firstLine="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expressément par l’exclusion ;</w:t>
      </w:r>
    </w:p>
    <w:p w:rsidR="00000000" w:rsidDel="00000000" w:rsidP="00000000" w:rsidRDefault="00000000" w:rsidRPr="00000000" w14:paraId="00000170">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Cessation de toute activité au sein de SEL ;</w:t>
      </w:r>
    </w:p>
    <w:p w:rsidR="00000000" w:rsidDel="00000000" w:rsidP="00000000" w:rsidRDefault="00000000" w:rsidRPr="00000000" w14:paraId="00000171">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Exclusion de la SEL ;</w:t>
      </w:r>
    </w:p>
    <w:p w:rsidR="00000000" w:rsidDel="00000000" w:rsidP="00000000" w:rsidRDefault="00000000" w:rsidRPr="00000000" w14:paraId="00000172">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Violation du règlement intérieur de la SEL.</w:t>
      </w:r>
    </w:p>
    <w:p w:rsidR="00000000" w:rsidDel="00000000" w:rsidP="00000000" w:rsidRDefault="00000000" w:rsidRPr="00000000" w14:paraId="0000017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L'exclusion est décidée en assemblée générale à la majorité de deux tiers des droits de vote des associés de la Société présents ou représentés lors de la consultation ; l'associé dont l'exclusion est proposée participe au vote et ses actions sont prises en compte pour le calcul de cette majorité.</w:t>
      </w:r>
    </w:p>
    <w:p w:rsidR="00000000" w:rsidDel="00000000" w:rsidP="00000000" w:rsidRDefault="00000000" w:rsidRPr="00000000" w14:paraId="0000017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l'exclusion n'est pas décidée, l'associé conserve ses droits et obligations attachés à la qualité d’associé. Il reste propriétaire de ses actions.</w:t>
      </w:r>
    </w:p>
    <w:p w:rsidR="00000000" w:rsidDel="00000000" w:rsidP="00000000" w:rsidRDefault="00000000" w:rsidRPr="00000000" w14:paraId="0000017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Aucune décision d'exclusion ne peut être prise si l'associé intéressé n'a pas été régulièrement convoqué à l'assemblée générale, quinze jours au moins avant la date prévue, par lettre recommandée avec accusé de réception, et, s'il n'a pas été mis à même de présenter sa défense sur les faits précis qui lui sont reprochés.</w:t>
      </w:r>
    </w:p>
    <w:p w:rsidR="00000000" w:rsidDel="00000000" w:rsidP="00000000" w:rsidRDefault="00000000" w:rsidRPr="00000000" w14:paraId="0000017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actions de l'associé exclu sont acquises par la Société qui doit ensuite réduire son capital social.</w:t>
      </w:r>
    </w:p>
    <w:p w:rsidR="00000000" w:rsidDel="00000000" w:rsidP="00000000" w:rsidRDefault="00000000" w:rsidRPr="00000000" w14:paraId="0000017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transfert de propriété des actions et le paiement du prix devront intervenir au plus tard à l’expiration d’un délai de six mois suivant le jour de la décision collective ayant prononcé l’exclusion de l’associé concerné, à première demande de la Société. Pour le cas où le cédant serait défaillant, le(s) Cessionnaire(s) pourrai(en)t séquestrer auprès de tout établissement bancaire ou financier acceptant cette mission ou, à défaut, la Société, le prix de cession. Dans ce cas, la simple remise à la Société des copies de la notification de la mise en jeu de la présente clause et d’une copie de la convention de séquestre vaudrait ordre de mouvement et obligerait la Société à passer les écritures qui en résulteraient dans le registre des mouvements de titres de la Société.</w:t>
      </w:r>
    </w:p>
    <w:p w:rsidR="00000000" w:rsidDel="00000000" w:rsidP="00000000" w:rsidRDefault="00000000" w:rsidRPr="00000000" w14:paraId="0000017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21 - DISSOLUTION - LIQUIDATION</w:t>
      </w:r>
      <w:r w:rsidDel="00000000" w:rsidR="00000000" w:rsidRPr="00000000">
        <w:rPr>
          <w:rtl w:val="0"/>
        </w:rPr>
      </w:r>
    </w:p>
    <w:p w:rsidR="00000000" w:rsidDel="00000000" w:rsidP="00000000" w:rsidRDefault="00000000" w:rsidRPr="00000000" w14:paraId="0000017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est dissoute à l'arrivée du terme statutaire de sa durée, sauf prorogation régulière, ou s'il survient une cause de dissolution prévue par la loi.</w:t>
      </w:r>
    </w:p>
    <w:p w:rsidR="00000000" w:rsidDel="00000000" w:rsidP="00000000" w:rsidRDefault="00000000" w:rsidRPr="00000000" w14:paraId="0000018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ne comprend qu'un seul associé personne morale, la dissolution pour quelque cause que ce soit entraîne la transmission universelle du patrimoine à l'associé unique personne morale, sans qu'il y ait lieu à liquidation.</w:t>
      </w:r>
    </w:p>
    <w:p w:rsidR="00000000" w:rsidDel="00000000" w:rsidP="00000000" w:rsidRDefault="00000000" w:rsidRPr="00000000" w14:paraId="0000018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créanciers de la Société peuvent faire opposition à la dissolution dans le délai de trente jours à compter de la publication de celle-ci. Le Tribunal judiciaire saisi de l'opposition peut soit la rejeter, soit ordonner le paiement des créances, soit ordonner la constitution de garanties si la Société en offre et si elles sont jugées suffisantes. La transmission à l'associé unique personne morale du patrimoine de la Société et la disparition de la personnalité morale de celle-ci n'interviennent qu'à l'issue du délai d'opposition ou, le cas échéant, lorsque l'opposition a été rejetée en première instance ou que le remboursement des créances a été effectué ou les garanties constituées.</w:t>
      </w:r>
    </w:p>
    <w:p w:rsidR="00000000" w:rsidDel="00000000" w:rsidP="00000000" w:rsidRDefault="00000000" w:rsidRPr="00000000" w14:paraId="0000018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comprend au moins deux associés ou un seul associé personne physique, la dissolution, pour quelque cause que ce soit, entraîne sa liquidation. Cette liquidation est effectuée dans les conditions et selon les modalités prévues par les dispositions légales et réglementaires en vigueur au moment de son ouverture.</w:t>
      </w:r>
    </w:p>
    <w:p w:rsidR="00000000" w:rsidDel="00000000" w:rsidP="00000000" w:rsidRDefault="00000000" w:rsidRPr="00000000" w14:paraId="0000018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liquidation est faite par le président alors en fonction à moins qu'une décision collective ne désigne un autre liquidateur.</w:t>
      </w:r>
    </w:p>
    <w:p w:rsidR="00000000" w:rsidDel="00000000" w:rsidP="00000000" w:rsidRDefault="00000000" w:rsidRPr="00000000" w14:paraId="0000018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ou les liquidateurs ont les pouvoirs les plus étendus pour réaliser l'actif même à l'amiable et acquitter le passif. Il peut être autorisé par les associés à continuer les affaires en cours ou à en engager de nouvelles pour les besoins de la liquidation. </w:t>
      </w:r>
    </w:p>
    <w:p w:rsidR="00000000" w:rsidDel="00000000" w:rsidP="00000000" w:rsidRDefault="00000000" w:rsidRPr="00000000" w14:paraId="0000018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C">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22 - TRANSFORMATION DE LA SOCIETE</w:t>
      </w:r>
      <w:r w:rsidDel="00000000" w:rsidR="00000000" w:rsidRPr="00000000">
        <w:rPr>
          <w:rtl w:val="0"/>
        </w:rPr>
      </w:r>
    </w:p>
    <w:p w:rsidR="00000000" w:rsidDel="00000000" w:rsidP="00000000" w:rsidRDefault="00000000" w:rsidRPr="00000000" w14:paraId="0000018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vertAlign w:val="baseline"/>
          <w:rtl w:val="0"/>
        </w:rPr>
        <w:t xml:space="preserve">La transformation de la Société en une société commerciale d'une autre forme (SAS – SA)peut être décidée par les associés statuant aux conditions de majorité et selon les modalités requises par la loi.</w:t>
      </w:r>
      <w:r w:rsidDel="00000000" w:rsidR="00000000" w:rsidRPr="00000000">
        <w:rPr>
          <w:rtl w:val="0"/>
        </w:rPr>
      </w:r>
    </w:p>
    <w:p w:rsidR="00000000" w:rsidDel="00000000" w:rsidP="00000000" w:rsidRDefault="00000000" w:rsidRPr="00000000" w14:paraId="0000018F">
      <w:pPr>
        <w:pStyle w:val="Heading1"/>
        <w:numPr>
          <w:ilvl w:val="0"/>
          <w:numId w:val="1"/>
        </w:numPr>
        <w:ind w:left="0" w:firstLine="0"/>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190">
      <w:pPr>
        <w:pStyle w:val="Heading1"/>
        <w:numPr>
          <w:ilvl w:val="0"/>
          <w:numId w:val="1"/>
        </w:numPr>
        <w:ind w:left="0" w:firstLine="0"/>
        <w:rPr>
          <w:rFonts w:ascii="Roboto" w:cs="Roboto" w:eastAsia="Roboto" w:hAnsi="Roboto"/>
          <w:color w:val="00000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ARTICLE 23 - CONTESTATIONS</w:t>
      </w:r>
      <w:r w:rsidDel="00000000" w:rsidR="00000000" w:rsidRPr="00000000">
        <w:rPr>
          <w:rtl w:val="0"/>
        </w:rPr>
      </w:r>
    </w:p>
    <w:p w:rsidR="00000000" w:rsidDel="00000000" w:rsidP="00000000" w:rsidRDefault="00000000" w:rsidRPr="00000000" w14:paraId="00000191">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Tous les litiges ou différends relatifs notamment à la validité, l’interprétation, l’exécution ou la résolution des présents statuts seront soumis avant tout recours à une conciliation confiée au Conseil Départemental de l’Ordre des Médecins.</w:t>
      </w:r>
    </w:p>
    <w:p w:rsidR="00000000" w:rsidDel="00000000" w:rsidP="00000000" w:rsidRDefault="00000000" w:rsidRPr="00000000" w14:paraId="0000019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Toutes les contestations qui pourraient surgir pendant la durée de la Société ou lors de sa liquidation entre la Société et l'associé unique ou entre la Société et les associés ou entre les associés eux-mêmes, relativement aux affaires sociales ou à l'exécution des présents statuts, seront soumises aux tribunaux compétents.</w:t>
      </w:r>
    </w:p>
    <w:p w:rsidR="00000000" w:rsidDel="00000000" w:rsidP="00000000" w:rsidRDefault="00000000" w:rsidRPr="00000000" w14:paraId="0000019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24– CONDITION SUSPENSIVE</w:t>
      </w:r>
    </w:p>
    <w:p w:rsidR="00000000" w:rsidDel="00000000" w:rsidP="00000000" w:rsidRDefault="00000000" w:rsidRPr="00000000" w14:paraId="00000197">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9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constitution de la présente Société est réalisée sous la condition suspensive de </w:t>
      </w:r>
      <w:r w:rsidDel="00000000" w:rsidR="00000000" w:rsidRPr="00000000">
        <w:rPr>
          <w:rFonts w:ascii="Roboto" w:cs="Roboto" w:eastAsia="Roboto" w:hAnsi="Roboto"/>
          <w:vertAlign w:val="baseline"/>
          <w:rtl w:val="0"/>
        </w:rPr>
        <w:t xml:space="preserve">son inscription au tableau de l’Ordre des Médecins. Cette inscription emportera automatiquement la levée de la présente condition suspensive .</w:t>
      </w:r>
      <w:r w:rsidDel="00000000" w:rsidR="00000000" w:rsidRPr="00000000">
        <w:rPr>
          <w:rtl w:val="0"/>
        </w:rPr>
      </w:r>
    </w:p>
    <w:p w:rsidR="00000000" w:rsidDel="00000000" w:rsidP="00000000" w:rsidRDefault="00000000" w:rsidRPr="00000000" w14:paraId="0000019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25– ORDRE PROFESSIONNEL</w:t>
      </w:r>
    </w:p>
    <w:p w:rsidR="00000000" w:rsidDel="00000000" w:rsidP="00000000" w:rsidRDefault="00000000" w:rsidRPr="00000000" w14:paraId="0000019B">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sociétés de participations financières doivent êlre inscrites sut la liste ou au Tableau du ou des Ordres professionnels concernés. Une fois par an, la Société adresse à I'Ordre professionnel dont elle relève un état de la composition de son capital social.</w:t>
      </w:r>
    </w:p>
    <w:p w:rsidR="00000000" w:rsidDel="00000000" w:rsidP="00000000" w:rsidRDefault="00000000" w:rsidRPr="00000000" w14:paraId="0000019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fait connaitre au Président du Conseil de l'Ordre compétent, dans un délai de tente (30) jours, à compter de la date à laquelle il se produit, tout changement dans la situation déclarée, avec les pièces justificatives idoines.</w:t>
      </w:r>
    </w:p>
    <w:p w:rsidR="00000000" w:rsidDel="00000000" w:rsidP="00000000" w:rsidRDefault="00000000" w:rsidRPr="00000000" w14:paraId="0000019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Et une fois par an, la société de participations financières de professions libérales adresse au Président du Conseil de l'Ordre compétent un état de la composition de son capital social et des droits de vote afférents, ainsi qu'une version à jour de ses statuts.</w:t>
      </w:r>
    </w:p>
    <w:p w:rsidR="00000000" w:rsidDel="00000000" w:rsidP="00000000" w:rsidRDefault="00000000" w:rsidRPr="00000000" w14:paraId="000001A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1A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26– FRAIS</w:t>
      </w:r>
    </w:p>
    <w:p w:rsidR="00000000" w:rsidDel="00000000" w:rsidP="00000000" w:rsidRDefault="00000000" w:rsidRPr="00000000" w14:paraId="000001A4">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Tous les frais, droits et honoraires résultant des présents statuts seront portés au compte des frais généraux du premier exercice social.</w:t>
      </w:r>
    </w:p>
    <w:p w:rsidR="00000000" w:rsidDel="00000000" w:rsidP="00000000" w:rsidRDefault="00000000" w:rsidRPr="00000000" w14:paraId="000001A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27 - JOUISSANCE DE LA PERSONNALITE MORALE - POUVOIRS</w:t>
      </w:r>
      <w:r w:rsidDel="00000000" w:rsidR="00000000" w:rsidRPr="00000000">
        <w:rPr>
          <w:rtl w:val="0"/>
        </w:rPr>
      </w:r>
    </w:p>
    <w:p w:rsidR="00000000" w:rsidDel="00000000" w:rsidP="00000000" w:rsidRDefault="00000000" w:rsidRPr="00000000" w14:paraId="000001A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rsidR="00000000" w:rsidDel="00000000" w:rsidP="00000000" w:rsidRDefault="00000000" w:rsidRPr="00000000" w14:paraId="000001A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L'immatriculation de la Société au Registre du Commerce et des Sociétés emportera de plein droit reprise par la Société de ces actes et engagements qui seront réputés avoir été faits et souscrits dès l'origine par la Société.</w:t>
      </w:r>
      <w:r w:rsidDel="00000000" w:rsidR="00000000" w:rsidRPr="00000000">
        <w:rPr>
          <w:vertAlign w:val="baseline"/>
          <w:rtl w:val="0"/>
        </w:rPr>
        <w:t xml:space="preserve"> </w:t>
      </w:r>
      <w:r w:rsidDel="00000000" w:rsidR="00000000" w:rsidRPr="00000000">
        <w:rPr>
          <w:rFonts w:ascii="Roboto" w:cs="Roboto" w:eastAsia="Roboto" w:hAnsi="Roboto"/>
          <w:color w:val="000000"/>
          <w:vertAlign w:val="baseline"/>
          <w:rtl w:val="0"/>
        </w:rPr>
        <w:t xml:space="preserve">La société ne jouira de la personnalité morale qu'à compter de cette ìmmatriculation au registre du commerce et des sociétés.</w:t>
      </w:r>
    </w:p>
    <w:p w:rsidR="00000000" w:rsidDel="00000000" w:rsidP="00000000" w:rsidRDefault="00000000" w:rsidRPr="00000000" w14:paraId="000001A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1AE">
      <w:pPr>
        <w:tabs>
          <w:tab w:val="left" w:leader="none" w:pos="4320"/>
        </w:tabs>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F">
      <w:pPr>
        <w:tabs>
          <w:tab w:val="left" w:leader="none" w:pos="4320"/>
        </w:tabs>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Fait à [lieu_signature]</w:t>
      </w:r>
    </w:p>
    <w:p w:rsidR="00000000" w:rsidDel="00000000" w:rsidP="00000000" w:rsidRDefault="00000000" w:rsidRPr="00000000" w14:paraId="000001B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[date_signature]</w:t>
      </w:r>
    </w:p>
    <w:p w:rsidR="00000000" w:rsidDel="00000000" w:rsidP="00000000" w:rsidRDefault="00000000" w:rsidRPr="00000000" w14:paraId="000001B1">
      <w:pPr>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B2">
      <w:pPr>
        <w:jc w:val="center"/>
        <w:rPr>
          <w:rFonts w:ascii="Roboto" w:cs="Roboto" w:eastAsia="Roboto" w:hAnsi="Roboto"/>
          <w:i w:val="1"/>
          <w:iCs w:val="1"/>
          <w:sz w:val="18"/>
          <w:szCs w:val="18"/>
          <w:vertAlign w:val="baseline"/>
        </w:rPr>
      </w:pPr>
      <w:bookmarkStart w:colFirst="0" w:colLast="0" w:name="_heading=h.3am6nmez2bkc" w:id="5"/>
      <w:bookmarkEnd w:id="5"/>
      <w:r w:rsidDel="00000000" w:rsidR="00000000" w:rsidRPr="00000000">
        <w:rPr>
          <w:rFonts w:ascii="Roboto" w:cs="Roboto" w:eastAsia="Roboto" w:hAnsi="Roboto"/>
          <w:color w:val="000000"/>
          <w:highlight w:val="yellow"/>
          <w:vertAlign w:val="baseline"/>
          <w:rtl w:val="0"/>
        </w:rPr>
        <w:t xml:space="preserve">[prenom] [nom] </w:t>
      </w:r>
      <w:r w:rsidDel="00000000" w:rsidR="00000000" w:rsidRPr="00000000">
        <w:rPr>
          <w:rtl w:val="0"/>
        </w:rPr>
      </w:r>
    </w:p>
    <w:p w:rsidR="00000000" w:rsidDel="00000000" w:rsidP="00000000" w:rsidRDefault="00000000" w:rsidRPr="00000000" w14:paraId="000001B3">
      <w:pPr>
        <w:jc w:val="center"/>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Faire précéder de la mention</w:t>
      </w:r>
    </w:p>
    <w:p w:rsidR="00000000" w:rsidDel="00000000" w:rsidP="00000000" w:rsidRDefault="00000000" w:rsidRPr="00000000" w14:paraId="000001B4">
      <w:pPr>
        <w:jc w:val="center"/>
        <w:rPr>
          <w:rFonts w:ascii="Roboto" w:cs="Roboto" w:eastAsia="Roboto" w:hAnsi="Roboto"/>
          <w:i w:val="1"/>
          <w:iCs w:val="1"/>
          <w:color w:val="000000"/>
          <w:sz w:val="18"/>
          <w:szCs w:val="18"/>
          <w:vertAlign w:val="baseline"/>
        </w:rPr>
      </w:pPr>
      <w:bookmarkStart w:colFirst="0" w:colLast="0" w:name="_heading=h.f3crrdbmml5c" w:id="6"/>
      <w:bookmarkEnd w:id="6"/>
      <w:r w:rsidDel="00000000" w:rsidR="00000000" w:rsidRPr="00000000">
        <w:rPr>
          <w:rFonts w:ascii="Roboto" w:cs="Roboto" w:eastAsia="Roboto" w:hAnsi="Roboto"/>
          <w:i w:val="1"/>
          <w:iCs w:val="1"/>
          <w:sz w:val="18"/>
          <w:szCs w:val="18"/>
          <w:vertAlign w:val="baseline"/>
          <w:rtl w:val="0"/>
        </w:rPr>
        <w:t xml:space="preserve">« Bon pour acceptation des fonctions de Président »</w:t>
      </w:r>
      <w:r w:rsidDel="00000000" w:rsidR="00000000" w:rsidRPr="00000000">
        <w:rPr>
          <w:rtl w:val="0"/>
        </w:rPr>
      </w:r>
    </w:p>
    <w:p w:rsidR="00000000" w:rsidDel="00000000" w:rsidP="00000000" w:rsidRDefault="00000000" w:rsidRPr="00000000" w14:paraId="000001B5">
      <w:pPr>
        <w:pageBreakBefore w:val="1"/>
        <w:spacing w:after="0" w:before="0" w:lineRule="auto"/>
        <w:jc w:val="center"/>
        <w:rPr>
          <w:rFonts w:ascii="Roboto" w:cs="Roboto" w:eastAsia="Roboto" w:hAnsi="Roboto"/>
          <w:i w:val="1"/>
          <w:iCs w:val="1"/>
          <w:color w:val="000000"/>
          <w:sz w:val="18"/>
          <w:szCs w:val="18"/>
          <w:vertAlign w:val="baseline"/>
        </w:rPr>
      </w:pPr>
      <w:r w:rsidDel="00000000" w:rsidR="00000000" w:rsidRPr="00000000">
        <w:rPr>
          <w:rtl w:val="0"/>
        </w:rPr>
      </w:r>
    </w:p>
    <w:p w:rsidR="00000000" w:rsidDel="00000000" w:rsidP="00000000" w:rsidRDefault="00000000" w:rsidRPr="00000000" w14:paraId="000001B6">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7">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8">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ANNEXE</w:t>
      </w:r>
    </w:p>
    <w:p w:rsidR="00000000" w:rsidDel="00000000" w:rsidP="00000000" w:rsidRDefault="00000000" w:rsidRPr="00000000" w14:paraId="000001B9">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A">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B">
      <w:pPr>
        <w:jc w:val="center"/>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ETAT DES ENGAGEMENTS PRIS AVANT </w:t>
      </w:r>
    </w:p>
    <w:p w:rsidR="00000000" w:rsidDel="00000000" w:rsidP="00000000" w:rsidRDefault="00000000" w:rsidRPr="00000000" w14:paraId="000001BC">
      <w:pPr>
        <w:jc w:val="center"/>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LA CONSTITUTION DE LA SOCIETE</w:t>
      </w:r>
    </w:p>
    <w:p w:rsidR="00000000" w:rsidDel="00000000" w:rsidP="00000000" w:rsidRDefault="00000000" w:rsidRPr="00000000" w14:paraId="000001BD">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B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2">
      <w:pPr>
        <w:numPr>
          <w:ilvl w:val="0"/>
          <w:numId w:val="2"/>
        </w:numPr>
        <w:ind w:left="0" w:right="0" w:firstLine="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Ouverture d'un compte bancaire auprès de la Banque.</w:t>
      </w:r>
    </w:p>
    <w:p w:rsidR="00000000" w:rsidDel="00000000" w:rsidP="00000000" w:rsidRDefault="00000000" w:rsidRPr="00000000" w14:paraId="000001C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4">
      <w:pPr>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5">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6">
      <w:pPr>
        <w:rPr>
          <w:rFonts w:ascii="Roboto" w:cs="Roboto" w:eastAsia="Roboto" w:hAnsi="Roboto"/>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8" w:top="1418"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2" w:date="2026-04-30T14:32:32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SAS</w:t>
      </w:r>
    </w:p>
  </w:comment>
  <w:comment w:author="Albane Lallemand" w:id="4" w:date="2026-04-30T14:33:2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w:t>
      </w:r>
    </w:p>
  </w:comment>
  <w:comment w:author="Albane Lallemand" w:id="5" w:date="2026-04-30T14:33:2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w:t>
      </w:r>
    </w:p>
  </w:comment>
  <w:comment w:author="Albane Lallemand" w:id="0" w:date="2026-04-30T14:32:05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SAS</w:t>
      </w:r>
    </w:p>
  </w:comment>
  <w:comment w:author="Albane Lallemand" w:id="1" w:date="2026-04-30T14:32:24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SAS</w:t>
      </w:r>
    </w:p>
  </w:comment>
  <w:comment w:author="Albane Lallemand" w:id="3" w:date="2026-04-30T14:33:01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0" w15:done="0"/>
  <w15:commentEx w15:paraId="000001D1" w15:done="0"/>
  <w15:commentEx w15:paraId="000001D2" w15:done="0"/>
  <w15:commentEx w15:paraId="000001D3" w15:done="0"/>
  <w15:commentEx w15:paraId="000001D4" w15:done="0"/>
  <w15:commentEx w15:paraId="000001D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highlight w:val="yellow"/>
        <w:u w:val="none"/>
        <w:vertAlign w:val="baseline"/>
        <w:rtl w:val="0"/>
      </w:rPr>
      <w:t xml:space="preserve">[denomination_societe] – Statuts constitutifs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highlight w:val="yellow"/>
        <w:u w:val="none"/>
        <w:vertAlign w:val="baseline"/>
        <w:rtl w:val="0"/>
      </w:rPr>
      <w:t xml:space="preserve">[denomination_societe] – Statuts constitutifs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5739448</wp:posOffset>
              </wp:positionH>
              <wp:positionV relativeFrom="paragraph">
                <wp:posOffset>-4126</wp:posOffset>
              </wp:positionV>
              <wp:extent cx="24765" cy="162560"/>
              <wp:effectExtent b="0" l="0" r="0" t="0"/>
              <wp:wrapNone/>
              <wp:docPr id="2" name=""/>
              <a:graphic>
                <a:graphicData uri="http://schemas.microsoft.com/office/word/2010/wordprocessingShape">
                  <wps:wsp>
                    <wps:cNvSpPr/>
                    <wps:cNvPr id="3" name="Shape 3"/>
                    <wps:spPr>
                      <a:xfrm>
                        <a:off x="5338380" y="3703483"/>
                        <a:ext cx="15240" cy="15303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5739448</wp:posOffset>
              </wp:positionH>
              <wp:positionV relativeFrom="paragraph">
                <wp:posOffset>-4126</wp:posOffset>
              </wp:positionV>
              <wp:extent cx="24765" cy="1625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765" cy="162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
              <a:graphic>
                <a:graphicData uri="http://schemas.microsoft.com/office/word/2010/wordprocessingShape">
                  <wps:wsp>
                    <wps:cNvSpPr/>
                    <wps:cNvPr id="2" name="Shape 2"/>
                    <wps:spPr>
                      <a:xfrm>
                        <a:off x="5338698" y="3703800"/>
                        <a:ext cx="14605" cy="15240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4130" cy="1619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tabs>
        <w:tab w:val="right" w:leader="none" w:pos="10489"/>
      </w:tabs>
      <w:ind w:right="360"/>
      <w:jc w:val="center"/>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8000"/>
      <w:numFmt w:val="bullet"/>
      <w:lvlText w:val="-"/>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4"/>
      <w:numFmt w:val="bullet"/>
      <w:lvlText w:val="-"/>
      <w:lvlJc w:val="left"/>
      <w:pPr>
        <w:ind w:left="720" w:hanging="360"/>
      </w:pPr>
      <w:rPr>
        <w:rFonts w:ascii="Roboto" w:cs="Roboto" w:eastAsia="Roboto" w:hAnsi="Roboto"/>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both"/>
    </w:pPr>
    <w:rPr>
      <w:rFonts w:ascii="Courier New" w:cs="Courier New" w:eastAsia="Courier New" w:hAnsi="Courier New"/>
      <w:b w:val="1"/>
      <w:bCs w:val="1"/>
      <w:color w:val="000000"/>
      <w:sz w:val="24"/>
      <w:szCs w:val="24"/>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Courier New" w:cs="Courier New" w:eastAsia="Courier New" w:hAnsi="Courier New"/>
      <w:b w:val="1"/>
      <w:bCs w:val="1"/>
      <w:color w:val="000000"/>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widowControl w:val="1"/>
      <w:spacing w:after="120" w:before="0" w:lineRule="auto"/>
      <w:ind w:left="1134" w:right="0" w:firstLine="0"/>
      <w:jc w:val="left"/>
    </w:pPr>
    <w:rPr>
      <w:rFonts w:ascii="Arial" w:cs="Arial" w:eastAsia="Arial" w:hAnsi="Arial"/>
      <w:b w:val="1"/>
      <w:bCs w:val="1"/>
      <w:color w:val="000000"/>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NH0IRPVlUr2WCF2D17Htnis45g==">CgMxLjAaGgoBMBIVChMIBCoPCgtBQUFCNUVPOXRCURACGhoKATESFQoTCAQqDwoLQUFBQjVFTzl0QlEQAhoaCgEyEhUKEwgEKg8KC0FBQUI1RU85dEJZEAIaGgoBMxIVChMIBCoPCgtBQUFCNUVPOXRCWRACGicKATQSIgogCAQqHAoLQUFBQjVFTzl0QmcQCBoLQUFBQjVFTzl0QmcaGgoBNRIVChMIBCoPCgtBQUFCNUVPOXRCYxACGhoKATYSFQoTCAQqDwoLQUFBQjVFTzl0QncQARonCgE3EiIKIAgEKhwKC0FBQUI1RU85dENJEAgaC0FBQUI1RU85dENJGhoKATgSFQoTCAQqDwoLQUFBQjVFTzl0Q0EQAhonCgE5EiIKIAgEKhwKC0FBQUI1RU85dENNEAgaC0FBQUI1RU85dENNGhsKAjEwEhUKEwgEKg8KC0FBQUI1RU85dENVEAEaGwoCMTESFQoTCAQqDwoLQUFBQjVFTzl0Q1kQARobCgIxMhIVChMIBCoPCgtBQUFCNUVPOXRDURABGjAKAjEzEioKEwgEKg8KC0FBQUI1RU85dENREAQKEwgEKg8KC0FBQUI1RU85dENREAEaGwoCMTQSFQoTCAQqDwoLQUFBQjVFTzl0Q1EQAhowCgIxNRIqChMIBCoPCgtBQUFCNUVPOXRDURAEChMIBCoPCgtBQUFCNUVPOXRDURACGhsKAjE2EhUKEwgEKg8KC0FBQUI1RU85dENjEAEaKAoCMTcSIgogCAQqHAoLQUFBQjVFTzl0Q2cQCBoLQUFBQjVFTzl0Q2caKAoCMTgSIgogCAQqHAoLQUFBQjVFTzl0Q2sQCBoLQUFBQjVFTzl0Q2saKAoCMTkSIgogCAQqHAoLQUFBQjVFTzl0Q28QCBoLQUFBQjVFTzl0Q28i+gEKC0FBQUI1RU85dENNEsoBCgtBQUFCNUVPOXRDTRILQUFBQjVFTzl0Q00aGQoJdGV4dC9odG1sEgx0b3Vqb3VycyBTQVMiGgoKdGV4dC9wbGFpbhIMdG91am91cnMgU0FTKhsiFTExNTM5NzgzODM4MDYxODM3Nzc4MSgAOAAw/4W59t0zOP+FufbdM0oeCgp0ZXh0L3BsYWluEhBbZm9ybWVfc29jaWFsZV0sWgwxM3B6NmFnMmQwbHZyAiAAeACaAQYIABAAGACqAQ4SDHRvdWpvdXJzIFNBUxj/hbn23TMg/4W59t0zQhBraXguZ2UzcjQzcjkxMHY0IuwBCgtBQUFCNUVPOXRDaxK8AQoLQUFBQjVFTzl0Q2sSC0FBQUI1RU85dENrGhcKCXRleHQvaHRtbBIKdmFyaWFibGUgPyIYCgp0ZXh0L3BsYWluEgp2YXJpYWJsZSA/KhsiFTExNTM5NzgzODM4MDYxODM3Nzc4MSgAOAAwmoC89t0zOJqAvPbdM0oWCgp0ZXh0L3BsYWluEghNb25zaWV1cloMNTM5NTc5dXVtaDc1cgIgAHgAmgEGCAAQABgAqgEMEgp2YXJpYWJsZSA/GJqAvPbdMyCagLz23TNCEGtpeC5rbnFoYzZwbGp6dm0ilAIKC0FBQUI1RU85dENREuABCgtBQUFCNUVPOXRDURILQUFBQjVFTzl0Q1EaDQoJdGV4dC9odG1sEgAiDgoKdGV4dC9wbGFpbhIAKhsiFTExNTM5NzgzODM4MDYxODM3Nzc4MSgAOAAwhKq59t0zONDBufbdM0pGCiRhcHBsaWNhdGlvbi92bmQuZ29vZ2xlLWFwcHMuZG9jcy5tZHMaHsLX2uQBGBIKCgYKABAUGAAQARoKCgYKABAVGAAQAloMOHdocm1keXlqbWszcgIgAHgAggEUc3VnZ2VzdC41M2J1bzIyZGxjY3GaAQYIABAAGAAYhKq59t0zINDBufbdM0IUc3VnZ2VzdC41M2J1bzIyZGxjY3EiiQIKC0FBQUI1RU85dENvEtkBCgtBQUFCNUVPOXRDbxILQUFBQjVFTzl0Q28aFwoJdGV4dC9odG1sEgp2YXJpYWJsZSA/IhgKCnRleHQvcGxhaW4SCnZhcmlhYmxlID8qGyIVMTE1Mzk3ODM4MzgwNjE4Mzc3NzgxKAA4ADDSp7z23TM40qe89t0zSjMKCnRleHQvcGxhaW4SJTgsIHJ1ZSBQaWVycmUgRGVtb3VycyAtIDc1MDE3IC0gUEFSSVNaDGtpMDB1djhrdGR6M3ICIAB4AJoBBggAEAAYAKoBDBIKdmFyaWFibGUgPxjSp7z23TMg0qe89t0zQhBraXguNmZlbDV2ZThkcDVzIogCCgtBQUFCNUVPOXRDVRLUAQoLQUFBQjVFTzl0Q1USC0FBQUI1RU85dENVGg0KCXRleHQvaHRtbBIAIg4KCnRleHQvcGxhaW4SACobIhUxMTUzOTc4MzgzODA2MTgzNzc3ODEoADgAMMu4ufbdMzj3vLn23TNKOgokYXBwbGljYXRpb24vdm5kLmdvb2dsZS1hcHBzLmRvY3MubWRzGhLC19rkAQwaCgoGCgAQFRgAEAFaDGJyd2VzMzlidnp0cnICIAB4AIIBFHN1Z2dlc3QucG42YXlqZWx0eXlxmgEGCAAQABgAGMu4ufbdMyD3vLn23TNCFHN1Z2dlc3QucG42YXlqZWx0eXlxIogCCgtBQUFCNUVPOXRCURLUAQoLQUFBQjVFTzl0QlESC0FBQUI1RU85dEJRGg0KCXRleHQvaHRtbBIAIg4KCnRleHQvcGxhaW4SACobIhUxMTUzOTc4MzgzODA2MTgzNzc3ODEoADgAMPOZtfbdMzjh0rX23TNKOgokYXBwbGljYXRpb24vdm5kLmdvb2dsZS1hcHBzLmRvY3MubWRzGhLC19rkAQwSCgoGCgAQFRgAEANaDGZibWwyZGZzM3VvMnICIAB4AIIBFHN1Z2dlc3QueWZrbXAwZnhwNmw2mgEGCAAQABgAGPOZtfbdMyDh0rX23TNCFHN1Z2dlc3QueWZrbXAwZnhwNmw2IokCCgtBQUFCNUVPOXRCdxLVAQoLQUFBQjVFTzl0QncSC0FBQUI1RU85dEJ3Gg0KCXRleHQvaHRtbBIAIg4KCnRleHQvcGxhaW4SACobIhUxMTUzOTc4MzgzODA2MTgzNzc3ODEoADgAMJXyt/bdMziV8rf23TNKOwokYXBwbGljYXRpb24vdm5kLmdvb2dsZS1hcHBzLmRvY3MubWRzGhPC19rkAQ0aCwoHCgFzEAEYABABWgxlbGJra3B1cTQycm5yAiAAeACCARRzdWdnZXN0LjhsMHJ5YjdsbzFrNpoBBggAEAAYABiV8rf23TMglfK39t0zQhRzdWdnZXN0LjhsMHJ5YjdsbzFrNiKNAgoLQUFBQjVFTzl0Q1kS2QEKC0FBQUI1RU85dENZEgtBQUFCNUVPOXRDWRoNCgl0ZXh0L2h0bWwSACIOCgp0ZXh0L3BsYWluEgAqGyIVMTE1Mzk3ODM4MzgwNjE4Mzc3NzgxKAA4ADC5zrn23TM42Oe59t0zSj8KJGFwcGxpY2F0aW9uL3ZuZC5nb29nbGUtYXBwcy5kb2NzLm1kcxoXwtfa5AERGg8KCwoFZXVyb3MQARgAEAFaDDZxbmM4dWxmbWZuOHICIAB4AIIBFHN1Z2dlc3QueWJ5NnZ1NWtiZmQ3mgEGCAAQABgAGLnOufbdMyDY57n23TNCFHN1Z2dlc3QueWJ5NnZ1NWtiZmQ3IogCCgtBQUFCNUVPOXRCVRLUAQoLQUFBQjVFTzl0QlUSC0FBQUI1RU85dEJVGg0KCXRleHQvaHRtbBIAIg4KCnRleHQvcGxhaW4SACobIhUxMTUzOTc4MzgzODA2MTgzNzc3ODEoADgAMIe8tfbdMziHvLX23TNKOgokYXBwbGljYXRpb24vdm5kLmdvb2dsZS1hcHBzLmRvY3MubWRzGhLC19rkAQwaCgoGCgAQExgAEAFaDDduZnJmc3F1ZDI0d3ICIAB4AIIBFHN1Z2dlc3QuZ2R0cWYycm5ia2Z6mgEGCAAQABgAGIe8tfbdMyCHvLX23TNCFHN1Z2dlc3QuZ2R0cWYycm5ia2Z6IogCCgtBQUFCNUVPOXRCWRLUAQoLQUFBQjVFTzl0QlkSC0FBQUI1RU85dEJZGg0KCXRleHQvaHRtbBIAIg4KCnRleHQvcGxhaW4SACobIhUxMTUzOTc4MzgzODA2MTgzNzc3ODEoADgAMJ32tfbdMzju/LX23TNKOgokYXBwbGljYXRpb24vdm5kLmdvb2dsZS1hcHBzLmRvY3MubWRzGhLC19rkAQwSCgoGCgAQFRgAEAJaDHNmenppMXUxdTE2aXICIAB4AIIBFHN1Z2dlc3QuY2JkZ21ldXhrc3lwmgEGCAAQABgAGJ32tfbdMyDu/LX23TNCFHN1Z2dlc3QuY2JkZ21ldXhrc3lwIpYCCgtBQUFCNUVPOXRDQRLiAQoLQUFBQjVFTzl0Q0ESC0FBQUI1RU85dENBGg0KCXRleHQvaHRtbBIAIg4KCnRleHQvcGxhaW4SACobIhUxMTUzOTc4MzgzODA2MTgzNzc3ODEoADgAMOSRuPbdMzj7lrj23TNKSAokYXBwbGljYXRpb24vdm5kLmdvb2dsZS1hcHBzLmRvY3MubWRzGiDC19rkARoSGAoUCg51bmlwZXJzb25uZWxsZRABGAAQAVoMM3ViazBjZ2M0N21scgIgAHgAggEUc3VnZ2VzdC5kMjlla3k4ODJ5eHaaAQYIABAAGAAY5JG49t0zIPuWuPbdM0IUc3VnZ2VzdC5kMjlla3k4ODJ5eHYilgIKC0FBQUI1RU85dEJjEuIBCgtBQUFCNUVPOXRCYxILQUFBQjVFTzl0QmMaDQoJdGV4dC9odG1sEgAiDgoKdGV4dC9wbGFpbhIAKhsiFTExNTM5NzgzODM4MDYxODM3Nzc4MSgAOAAwrb229t0zOMHBtvbdM0pICiRhcHBsaWNhdGlvbi92bmQuZ29vZ2xlLWFwcHMuZG9jcy5tZHMaIMLX2uQBGhIYChQKDnVuaXBlcnNvbm5lbGxlEAEYABABWgxodmZ3ZmJxbDFoYWtyAiAAeACCARRzdWdnZXN0LjNxYXVpY3F1a2RwaZoBBggAEAAYABitvbb23TMgwcG29t0zQhRzdWdnZXN0LjNxYXVpY3F1a2RwaSKNAgoLQUFBQjVFTzl0Q2MS2QEKC0FBQUI1RU85dENjEgtBQUFCNUVPOXRDYxoNCgl0ZXh0L2h0bWwSACIOCgp0ZXh0L3BsYWluEgAqGyIVMTE1Mzk3ODM4MzgwNjE4Mzc3NzgxKAA4ADCxg7r23TM4+oe69t0zSj8KJGFwcGxpY2F0aW9uL3ZuZC5nb29nbGUtYXBwcy5kb2NzLm1kcxoXwtfa5AERGg8KCwoFZXVyb3MQARgAEAFaDGJubHgzaGh2a2ZwYnICIAB4AIIBFHN1Z2dlc3QucHZyc3NpZTZrdDY4mgEGCAAQABgAGLGDuvbdMyD6h7r23TNCFHN1Z2dlc3QucHZyc3NpZTZrdDY4IvkBCgtBQUFCNUVPOXRCZxLJAQoLQUFBQjVFTzl0QmcSC0FBQUI1RU85dEJnGhkKCXRleHQvaHRtbBIMdG91am91cnMgU0FTIhoKCnRleHQvcGxhaW4SDHRvdWpvdXJzIFNBUyobIhUxMTUzOTc4MzgzODA2MTgzNzc3ODEoADgAMNixt/bdMzjYsbf23TNKHQoKdGV4dC9wbGFpbhIPW2Zvcm1lX3NvY2lhbGVdWgx4M3I2cm50amx3YndyAiAAeACaAQYIABAAGACqAQ4SDHRvdWpvdXJzIFNBUxjYsbf23TMg2LG39t0zQhBraXgubGtybHByNmIzeHVkIvkBCgtBQUFCNUVPOXRDSRLJAQoLQUFBQjVFTzl0Q0kSC0FBQUI1RU85dENJGhkKCXRleHQvaHRtbBIMdG91am91cnMgU0FTIhoKCnRleHQvcGxhaW4SDHRvdWpvdXJzIFNBUyobIhUxMTUzOTc4MzgzODA2MTgzNzc3ODEoADgAMP/IuPbdMzj/yLj23TNKHQoKdGV4dC9wbGFpbhIPW2Zvcm1lX3NvY2lhbGVdWgx2d2FrZzA3dXdydThyAiAAeACaAQYIABAAGACqAQ4SDHRvdWpvdXJzIFNBUxj/yLj23TMg/8i49t0zQhBraXguN3lpcmx5aGh6bnRvIuoBCgtBQUFCNUVPOXRDZxK6AQoLQUFBQjVFTzl0Q2cSC0FBQUI1RU85dENnGhcKCXRleHQvaHRtbBIKdmFyaWFibGUgPyIYCgp0ZXh0L3BsYWluEgp2YXJpYWJsZSA/KhsiFTExNTM5NzgzODM4MDYxODM3Nzc4MSgAOAAw5OK69t0zOOTiuvbdM0oUCgp0ZXh0L3BsYWluEgZCYW5xdWVaDHh6aTE3ZjEwMmZmcXICIAB4AJoBBggAEAAYAKoBDBIKdmFyaWFibGUgPxjk4rr23TMg5OK69t0zQhBraXgueWltcWN5eHgzbGJyMg5oLmU1N21nbWxreGlldDIOaC5jMmdoazV4d2xhbTIyDmguYXAya3N4dXljbXNkMg5oLjJtejM1cHJjcXJ1NzIOaC43Z3Z6YXp4dXl5bzMyDmguM2FtNm5tZXoyYmtjMg5oLmYzY3JyZGJtbWw1YzgAaigKFHN1Z2dlc3QuNTNidW8yMmRsY2NxEhBBbGJhbmUgTGFsbGVtYW5kaigKFHN1Z2dlc3QucG42YXlqZWx0eXlxEhBBbGJhbmUgTGFsbGVtYW5kaigKFHN1Z2dlc3QueWZrbXAwZnhwNmw2EhBBbGJhbmUgTGFsbGVtYW5kaigKFHN1Z2dlc3QuOGwwcnliN2xvMWs2EhBBbGJhbmUgTGFsbGVtYW5kaigKFHN1Z2dlc3QueWJ5NnZ1NWtiZmQ3EhBBbGJhbmUgTGFsbGVtYW5kaigKFHN1Z2dlc3QuZ2R0cWYycm5ia2Z6EhBBbGJhbmUgTGFsbGVtYW5kaigKFHN1Z2dlc3QuY2JkZ21ldXhrc3lwEhBBbGJhbmUgTGFsbGVtYW5kaigKFHN1Z2dlc3QuZDI5ZWt5ODgyeXh2EhBBbGJhbmUgTGFsbGVtYW5kaigKFHN1Z2dlc3QuM3FhdWljcXVrZHBpEhBBbGJhbmUgTGFsbGVtYW5kaigKFHN1Z2dlc3QucHZyc3NpZTZrdDY4EhBBbGJhbmUgTGFsbGVtYW5kciExZlMzeGtzNUl3S2hlbjItUXdBYnR1NnhfVG1ITVJCO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