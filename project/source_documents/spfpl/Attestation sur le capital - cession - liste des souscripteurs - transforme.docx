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Roboto" w:cs="Roboto" w:eastAsia="Roboto" w:hAnsi="Robot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0"/>
          <w:szCs w:val="20"/>
          <w:rtl w:val="0"/>
        </w:rPr>
        <w:t xml:space="preserve">[denomination_societe]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par actions simplifiée au capital de [capital_social] euros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bookmarkStart w:colFirst="0" w:colLast="0" w:name="_heading=h.1kqhijn3gd0a" w:id="0"/>
      <w:bookmarkEnd w:id="0"/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de Participations Financières de Profession Libérale de </w:t>
      </w:r>
      <w:sdt>
        <w:sdtPr>
          <w:id w:val="1063955384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Chirurgiens-Dentistes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Siège social : [adresse_siege]</w:t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ATTESTATION</w:t>
      </w:r>
    </w:p>
    <w:p w:rsidR="00000000" w:rsidDel="00000000" w:rsidP="00000000" w:rsidRDefault="00000000" w:rsidRPr="00000000" w14:paraId="0000000A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Liste des souscripteurs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soussigné [civilite] [prenom] [nom] [profession], demeurant [adresse_personnelle], atteste que le capital de la société [denomination_societe] est réparti de la manière suivante :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Capital social : [capital_social] € en numéraire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Nombre d’actions: [nb_actions] actions d’un montant de [valeur_nominale_part] d’euro chacune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Répartition : [nb_actions] actions attribuées au Dr [civilite] [prenom] [nom], actionnaire unique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Capital social de [capital_social] € entièrement libéré et déposé dans les livres de la </w:t>
      </w:r>
      <w:sdt>
        <w:sdtPr>
          <w:id w:val="177992250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banque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Docteur [prenom] [nom] a fait un apport de [montant_apports_numeraire] euros en numéraire.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état qui constate la souscription d’actions de la société [denomination_societe], ainsi que le versement de la somme de [capital_social] euros correspondant à la totalité du nominal desdites actions, est certifié exact, sincère et véritable par le Président, [civilite] [prenom] [nom]</w:t>
      </w:r>
      <w:sdt>
        <w:sdtPr>
          <w:id w:val="609123113"/>
          <w:tag w:val="goog_rdk_2"/>
        </w:sdtPr>
        <w:sdtContent>
          <w:ins w:author="Albane Lallemand" w:id="0" w:date="2026-04-30T14:36:41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[ville_siege]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[date_signature]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5954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bane Lallemand" w:id="1" w:date="2026-04-30T14:36:35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banque</w:t>
      </w:r>
    </w:p>
  </w:comment>
  <w:comment w:author="Albane Lallemand" w:id="0" w:date="2026-04-30T14:36:22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9" w15:done="0"/>
  <w15:commentEx w15:paraId="0000001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lKrqJUAtUoW9zu54JONEW6hoQ==">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