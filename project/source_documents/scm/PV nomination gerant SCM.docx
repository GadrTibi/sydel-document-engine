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vertAlign w:val="baseline"/>
        </w:rPr>
      </w:pPr>
      <w:sdt>
        <w:sdtPr>
          <w:id w:val="-574858381"/>
          <w:tag w:val="goog_rdk_1"/>
        </w:sdtPr>
        <w:sdtContent>
          <w:del w:author="Albane Lallemand" w:id="0" w:date="2026-04-30T13:31:13Z"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delText xml:space="preserve">PREMIERE RESOLUTION</w:delText>
            </w:r>
          </w:del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[denomination_societe]</w:t>
      </w:r>
      <w:r w:rsidDel="00000000" w:rsidR="00000000" w:rsidRPr="00000000">
        <w:rPr>
          <w:rtl w:val="0"/>
        </w:rPr>
      </w:r>
    </w:p>
    <w:sdt>
      <w:sdtPr>
        <w:id w:val="-109174024"/>
        <w:tag w:val="goog_rdk_4"/>
      </w:sdtPr>
      <w:sdtContent>
        <w:p w:rsidR="00000000" w:rsidDel="00000000" w:rsidP="00000000" w:rsidRDefault="00000000" w:rsidRPr="00000000" w14:paraId="00000004">
          <w:pPr>
            <w:rPr>
              <w:del w:author="Albane Lallemand" w:id="1" w:date="2026-04-30T13:31:15Z"/>
              <w:vertAlign w:val="baseline"/>
            </w:rPr>
          </w:pPr>
          <w:sdt>
            <w:sdtPr>
              <w:id w:val="1311185461"/>
              <w:tag w:val="goog_rdk_3"/>
            </w:sdtPr>
            <w:sdtContent>
              <w:del w:author="Albane Lallemand" w:id="1" w:date="2026-04-30T13:31:15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05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[forme_sociale]</w:t>
      </w:r>
      <w:r w:rsidDel="00000000" w:rsidR="00000000" w:rsidRPr="00000000">
        <w:rPr>
          <w:rtl w:val="0"/>
        </w:rPr>
      </w:r>
    </w:p>
    <w:sdt>
      <w:sdtPr>
        <w:id w:val="671959696"/>
        <w:tag w:val="goog_rdk_7"/>
      </w:sdtPr>
      <w:sdtContent>
        <w:p w:rsidR="00000000" w:rsidDel="00000000" w:rsidP="00000000" w:rsidRDefault="00000000" w:rsidRPr="00000000" w14:paraId="00000006">
          <w:pPr>
            <w:rPr>
              <w:del w:author="Albane Lallemand" w:id="2" w:date="2026-04-30T13:31:17Z"/>
              <w:vertAlign w:val="baseline"/>
            </w:rPr>
          </w:pPr>
          <w:sdt>
            <w:sdtPr>
              <w:id w:val="-548353694"/>
              <w:tag w:val="goog_rdk_6"/>
            </w:sdtPr>
            <w:sdtContent>
              <w:del w:author="Albane Lallemand" w:id="2" w:date="2026-04-30T13:31:17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07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Au capital de [capital_social]</w:t>
      </w:r>
      <w:r w:rsidDel="00000000" w:rsidR="00000000" w:rsidRPr="00000000">
        <w:rPr>
          <w:rtl w:val="0"/>
        </w:rPr>
      </w:r>
    </w:p>
    <w:sdt>
      <w:sdtPr>
        <w:id w:val="263088103"/>
        <w:tag w:val="goog_rdk_10"/>
      </w:sdtPr>
      <w:sdtContent>
        <w:p w:rsidR="00000000" w:rsidDel="00000000" w:rsidP="00000000" w:rsidRDefault="00000000" w:rsidRPr="00000000" w14:paraId="00000008">
          <w:pPr>
            <w:rPr>
              <w:del w:author="Albane Lallemand" w:id="3" w:date="2026-04-30T13:31:19Z"/>
              <w:vertAlign w:val="baseline"/>
            </w:rPr>
          </w:pPr>
          <w:sdt>
            <w:sdtPr>
              <w:id w:val="-273030866"/>
              <w:tag w:val="goog_rdk_9"/>
            </w:sdtPr>
            <w:sdtContent>
              <w:del w:author="Albane Lallemand" w:id="3" w:date="2026-04-30T13:31:19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09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Siège social : [num_voie_siege] [voie_siege], [cp_siege] [ville_siege]</w:t>
      </w:r>
      <w:r w:rsidDel="00000000" w:rsidR="00000000" w:rsidRPr="00000000">
        <w:rPr>
          <w:rtl w:val="0"/>
        </w:rPr>
      </w:r>
    </w:p>
    <w:sdt>
      <w:sdtPr>
        <w:id w:val="-365332462"/>
        <w:tag w:val="goog_rdk_13"/>
      </w:sdtPr>
      <w:sdtContent>
        <w:p w:rsidR="00000000" w:rsidDel="00000000" w:rsidP="00000000" w:rsidRDefault="00000000" w:rsidRPr="00000000" w14:paraId="0000000A">
          <w:pPr>
            <w:rPr>
              <w:del w:author="Albane Lallemand" w:id="4" w:date="2026-04-30T13:31:20Z"/>
              <w:vertAlign w:val="baseline"/>
            </w:rPr>
          </w:pPr>
          <w:sdt>
            <w:sdtPr>
              <w:id w:val="1803567630"/>
              <w:tag w:val="goog_rdk_12"/>
            </w:sdtPr>
            <w:sdtContent>
              <w:del w:author="Albane Lallemand" w:id="4" w:date="2026-04-30T13:31:20Z">
                <w:r w:rsidDel="00000000" w:rsidR="00000000" w:rsidRPr="00000000">
                  <w:rPr>
                    <w:rtl w:val="0"/>
                  </w:rPr>
                </w:r>
              </w:del>
            </w:sdtContent>
          </w:sdt>
        </w:p>
      </w:sdtContent>
    </w:sdt>
    <w:p w:rsidR="00000000" w:rsidDel="00000000" w:rsidP="00000000" w:rsidRDefault="00000000" w:rsidRPr="00000000" w14:paraId="0000000B">
      <w:pPr>
        <w:jc w:val="center"/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En cours d’immatriculation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PROCES-VERBAL DES DECISIONS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DE L’ASSEMBLEE GENERALE</w:t>
      </w:r>
    </w:p>
    <w:p w:rsidR="00000000" w:rsidDel="00000000" w:rsidP="00000000" w:rsidRDefault="00000000" w:rsidRPr="00000000" w14:paraId="0000000F">
      <w:pPr>
        <w:jc w:val="center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 DU [date_decision]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 [date_reunion_lettres]</w:t>
      </w:r>
    </w:p>
    <w:p w:rsidR="00000000" w:rsidDel="00000000" w:rsidP="00000000" w:rsidRDefault="00000000" w:rsidRPr="00000000" w14:paraId="00000012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Les associés de la Société Civile de Moyens [denomination_societe], au capital de [capital_social], composé de [nb_parts] parts de [valeur_nominale_part] </w:t>
      </w:r>
      <w:sdt>
        <w:sdtPr>
          <w:id w:val="-1768762441"/>
          <w:tag w:val="goog_rdk_14"/>
        </w:sdtPr>
        <w:sdtContent>
          <w:ins w:author="Albane Lallemand" w:id="5" w:date="2026-04-30T13:31:53Z">
            <w:r w:rsidDel="00000000" w:rsidR="00000000" w:rsidRPr="00000000">
              <w:rPr>
                <w:b w:val="0"/>
                <w:bCs w:val="0"/>
                <w:vertAlign w:val="baseline"/>
                <w:rtl w:val="0"/>
              </w:rPr>
              <w:t xml:space="preserve">euro </w:t>
            </w:r>
          </w:ins>
        </w:sdtContent>
      </w:sdt>
      <w:r w:rsidDel="00000000" w:rsidR="00000000" w:rsidRPr="00000000">
        <w:rPr>
          <w:b w:val="0"/>
          <w:bCs w:val="0"/>
          <w:vertAlign w:val="baseline"/>
          <w:rtl w:val="0"/>
        </w:rPr>
        <w:t xml:space="preserve">chacune, se sont réunis au siège social.</w:t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Sont présents ou représentés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1° [denomination_societe_1], détenant [nb_parts_societe_1] parts 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2° [prenom_personne_2] [nom_personne_2], détenant [nb_parts_personne_2] parts.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Les associés présents ou représentés disposent ensemble de la totalité des parts sociales. Cet ensemble est habilité à prendre des décisions.</w:t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[civilite_personne_1] [prenom_personne_1] [nom_personne_1] préside la séance.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Le président rappelle l’ordre du jour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Nomination des premiers gérants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Pouvoirs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0"/>
          <w:bCs w:val="0"/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PREMIERE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L’assemblée générale décide de désigner en qualité de co-gérants pour une durée indéterminée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[civilite_personne_1] [prenom_personne_1] [nom_personne_1], [profession_personne_1] de profession, né le [date_naissance_personne_1] à [ville_naissance_personne_1], demeurant [adresse_perso_personne_1], de nationalité [nationalite_personne_1].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· [civilite_personne_2] [prenom_personne_2] [nom_personne_2], [profession_personne_2] de profession, né le [date_naissance_personne_2] à [ville_naissance_personne_2], demeurant [adresse_perso_personne_2], de nationalité [nationalite_personne_2].</w:t>
      </w:r>
    </w:p>
    <w:p w:rsidR="00000000" w:rsidDel="00000000" w:rsidP="00000000" w:rsidRDefault="00000000" w:rsidRPr="00000000" w14:paraId="00000028">
      <w:pPr>
        <w:rPr>
          <w:b w:val="1"/>
          <w:bCs w:val="1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DEUXIEME DECISION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L’assemblée générale confère tous les pouvoirs au porteur d’un original à l’effet de procéder aux formalités d’enregistrement au greffe du Tribunal de Commerce de la Société.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Cette résolution est adoptée à l’unanimité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Fait à [lieu_signature] en quatre exemplaires </w:t>
      </w:r>
    </w:p>
    <w:p w:rsidR="00000000" w:rsidDel="00000000" w:rsidP="00000000" w:rsidRDefault="00000000" w:rsidRPr="00000000" w14:paraId="00000030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[denomination_societe_1]</w:t>
      </w:r>
    </w:p>
    <w:p w:rsidR="00000000" w:rsidDel="00000000" w:rsidP="00000000" w:rsidRDefault="00000000" w:rsidRPr="00000000" w14:paraId="00000031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[prenom_personne_1] [nom_personne_1]</w:t>
        <w:tab/>
        <w:tab/>
        <w:tab/>
        <w:tab/>
        <w:tab/>
        <w:tab/>
        <w:t xml:space="preserve">[prenom_personne_2] [nom_personne_2]</w:t>
      </w:r>
    </w:p>
    <w:p w:rsidR="00000000" w:rsidDel="00000000" w:rsidP="00000000" w:rsidRDefault="00000000" w:rsidRPr="00000000" w14:paraId="00000032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(Faire précéder de la mention </w:t>
        <w:tab/>
        <w:tab/>
        <w:tab/>
        <w:tab/>
        <w:t xml:space="preserve">(Faire précéder de la mention </w:t>
      </w:r>
    </w:p>
    <w:p w:rsidR="00000000" w:rsidDel="00000000" w:rsidP="00000000" w:rsidRDefault="00000000" w:rsidRPr="00000000" w14:paraId="00000033">
      <w:pPr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« Bon pour acceptation des</w:t>
        <w:tab/>
        <w:tab/>
        <w:tab/>
        <w:tab/>
        <w:t xml:space="preserve">« Bon pour acceptation des</w:t>
      </w:r>
    </w:p>
    <w:p w:rsidR="00000000" w:rsidDel="00000000" w:rsidP="00000000" w:rsidRDefault="00000000" w:rsidRPr="00000000" w14:paraId="00000034">
      <w:pPr>
        <w:widowControl w:val="1"/>
        <w:spacing w:after="200" w:before="0" w:line="276" w:lineRule="auto"/>
        <w:jc w:val="left"/>
        <w:rPr>
          <w:b w:val="0"/>
          <w:bCs w:val="0"/>
          <w:vertAlign w:val="baseline"/>
        </w:rPr>
      </w:pPr>
      <w:r w:rsidDel="00000000" w:rsidR="00000000" w:rsidRPr="00000000">
        <w:rPr>
          <w:b w:val="0"/>
          <w:bCs w:val="0"/>
          <w:vertAlign w:val="baseline"/>
          <w:rtl w:val="0"/>
        </w:rPr>
        <w:t xml:space="preserve"> fonctions de gérant »)</w:t>
        <w:tab/>
        <w:tab/>
        <w:tab/>
        <w:tab/>
        <w:tab/>
        <w:t xml:space="preserve">fonctions de gérant »)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="276" w:lineRule="auto"/>
      <w:jc w:val="left"/>
    </w:pPr>
    <w:rPr>
      <w:rFonts w:ascii="Calibri" w:cs="Calibri" w:eastAsia="Calibri" w:hAnsi="Calibri"/>
      <w:b w:val="1"/>
      <w:bCs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color w:val="4f81bd"/>
      <w:sz w:val="22"/>
      <w:szCs w:val="22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b w:val="1"/>
      <w:bCs w:val="1"/>
      <w:i w:val="1"/>
      <w:iCs w:val="1"/>
      <w:color w:val="4f81bd"/>
      <w:sz w:val="22"/>
      <w:szCs w:val="22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color w:val="243f60"/>
      <w:sz w:val="22"/>
      <w:szCs w:val="22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200" w:line="276" w:lineRule="auto"/>
      <w:jc w:val="left"/>
    </w:pPr>
    <w:rPr>
      <w:rFonts w:ascii="Calibri" w:cs="Calibri" w:eastAsia="Calibri" w:hAnsi="Calibri"/>
      <w:i w:val="1"/>
      <w:iCs w:val="1"/>
      <w:color w:val="243f60"/>
      <w:sz w:val="22"/>
      <w:szCs w:val="22"/>
      <w:vertAlign w:val="baseline"/>
    </w:rPr>
  </w:style>
  <w:style w:type="paragraph" w:styleId="Title">
    <w:name w:val="Title"/>
    <w:basedOn w:val="Normal"/>
    <w:next w:val="Normal"/>
    <w:pPr>
      <w:widowControl w:val="1"/>
      <w:pBdr>
        <w:top w:color="000000" w:space="0" w:sz="0" w:val="none"/>
        <w:left w:color="000000" w:space="0" w:sz="0" w:val="none"/>
        <w:bottom w:color="4f81bd" w:space="4" w:sz="8" w:val="single"/>
        <w:right w:color="000000" w:space="0" w:sz="0" w:val="none"/>
      </w:pBdr>
      <w:spacing w:after="300" w:before="0" w:line="240" w:lineRule="auto"/>
      <w:jc w:val="left"/>
    </w:pPr>
    <w:rPr>
      <w:rFonts w:ascii="Calibri" w:cs="Calibri" w:eastAsia="Calibri" w:hAnsi="Calibri"/>
      <w:color w:val="17365d"/>
      <w:sz w:val="52"/>
      <w:szCs w:val="52"/>
      <w:vertAlign w:val="baseline"/>
    </w:rPr>
  </w:style>
  <w:style w:type="paragraph" w:styleId="Subtitle">
    <w:name w:val="Subtitle"/>
    <w:basedOn w:val="Normal"/>
    <w:next w:val="Normal"/>
    <w:pPr>
      <w:widowControl w:val="1"/>
      <w:spacing w:after="200" w:before="0" w:line="276" w:lineRule="auto"/>
      <w:jc w:val="left"/>
    </w:pPr>
    <w:rPr>
      <w:rFonts w:ascii="Calibri" w:cs="Calibri" w:eastAsia="Calibri" w:hAnsi="Calibri"/>
      <w:i w:val="1"/>
      <w:iCs w:val="1"/>
      <w:color w:val="4f81bd"/>
      <w:sz w:val="24"/>
      <w:szCs w:val="24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J/jUGmKAAc1EAyIa4TwKTopepg==">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</Properties>
</file>