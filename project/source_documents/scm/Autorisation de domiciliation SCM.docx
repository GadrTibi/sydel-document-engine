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805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400"/>
      </w:tblPr>
      <w:tblGrid>
        <w:gridCol w:w="6805"/>
        <w:tblGridChange w:id="0">
          <w:tblGrid>
            <w:gridCol w:w="6805"/>
          </w:tblGrid>
        </w:tblGridChange>
      </w:tblGrid>
      <w:tr>
        <w:trPr>
          <w:cantSplit w:val="0"/>
          <w:trHeight w:val="953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AUTORISATION DE DOMICILIATION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  <w:t xml:space="preserve">Je soussigné [civilite] [prenom] [nom] autorise la domiciliation de la</w:t>
      </w:r>
      <w:sdt>
        <w:sdtPr>
          <w:id w:val="-408649631"/>
          <w:tag w:val="goog_rdk_0"/>
        </w:sdtPr>
        <w:sdtContent>
          <w:ins w:author="Albane Lallemand" w:id="0" w:date="2026-04-30T13:25:12Z">
            <w:r w:rsidDel="00000000" w:rsidR="00000000" w:rsidRPr="00000000">
              <w:rPr>
                <w:rtl w:val="0"/>
              </w:rPr>
              <w:t xml:space="preserve"> Société</w:t>
            </w:r>
          </w:ins>
        </w:sdtContent>
      </w:sdt>
      <w:r w:rsidDel="00000000" w:rsidR="00000000" w:rsidRPr="00000000">
        <w:rPr>
          <w:rtl w:val="0"/>
        </w:rPr>
        <w:t xml:space="preserve"> [denomination_societe] au capital de [capital_social] en cours de formation, dans les locaux du cabinet au [num_voie_siege] [voie_siege], [cp_siege] [ville_siege] pour une durée indéterminée.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  <w:t xml:space="preserve">Fait à [lieu_signature],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tl w:val="0"/>
        </w:rPr>
        <w:t xml:space="preserve">Le [date_signature]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4248" w:firstLine="708.0000000000001"/>
        <w:rPr>
          <w:rFonts w:ascii="Roboto" w:cs="Roboto" w:eastAsia="Roboto" w:hAnsi="Roboto"/>
          <w:color w:val="ee0000"/>
          <w:sz w:val="20"/>
          <w:szCs w:val="20"/>
        </w:rPr>
      </w:pPr>
      <w:r w:rsidDel="00000000" w:rsidR="00000000" w:rsidRPr="00000000">
        <w:rPr>
          <w:rtl w:val="0"/>
        </w:rPr>
        <w:t xml:space="preserve">[prenom] [nom]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etxVAvxr892TRuxRGS+JVZUzWg==">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