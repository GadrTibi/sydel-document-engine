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[denomination_societe]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[forme_sociale]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 capital de [capital_social]</w:t>
      </w:r>
      <w:sdt>
        <w:sdtPr>
          <w:id w:val="-483199635"/>
          <w:tag w:val="goog_rdk_0"/>
        </w:sdtPr>
        <w:sdtContent>
          <w:ins w:author="Albane Lallemand" w:id="0" w:date="2026-04-30T13:32:32Z">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w:t>
            </w:r>
          </w:ins>
        </w:sdtContent>
      </w:sdt>
      <w:r w:rsidDel="00000000" w:rsidR="00000000" w:rsidRPr="00000000">
        <w:rPr>
          <w:rFonts w:ascii="Roboto" w:cs="Roboto" w:eastAsia="Roboto" w:hAnsi="Roboto"/>
          <w:sz w:val="20"/>
          <w:szCs w:val="20"/>
          <w:rtl w:val="0"/>
        </w:rPr>
        <w:t xml:space="preserve">euros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Siège social : [num_voie_siege] [voie_siege], [cp_siege] [ville_siege]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STATUTS</w:t>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[forme_sociale]</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[denomination_societe_courte]</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1" w:sz="4" w:val="single"/>
        </w:pBdr>
        <w:ind w:left="1134" w:hanging="425"/>
        <w:jc w:val="center"/>
        <w:rPr>
          <w:rFonts w:ascii="Roboto" w:cs="Roboto" w:eastAsia="Roboto" w:hAnsi="Roboto"/>
          <w:b w:val="1"/>
          <w:bCs w:val="1"/>
          <w:sz w:val="40"/>
          <w:szCs w:val="40"/>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7">
      <w:pPr>
        <w:pStyle w:val="Heading1"/>
        <w:spacing w:line="293.00000000000006" w:lineRule="auto"/>
        <w:ind w:firstLine="958"/>
        <w:rPr>
          <w:rFonts w:ascii="Roboto" w:cs="Roboto" w:eastAsia="Roboto" w:hAnsi="Roboto"/>
          <w:b w:val="0"/>
          <w:bCs w:val="0"/>
          <w:sz w:val="20"/>
          <w:szCs w:val="20"/>
        </w:rPr>
      </w:pPr>
      <w:r w:rsidDel="00000000" w:rsidR="00000000" w:rsidRPr="00000000">
        <w:rPr>
          <w:rFonts w:ascii="Roboto" w:cs="Roboto" w:eastAsia="Roboto" w:hAnsi="Roboto"/>
          <w:sz w:val="20"/>
          <w:szCs w:val="20"/>
          <w:rtl w:val="0"/>
        </w:rPr>
        <w:t xml:space="preserve">ENTRE LES SOUSSIGNÉS </w:t>
      </w:r>
      <w:r w:rsidDel="00000000" w:rsidR="00000000" w:rsidRPr="00000000">
        <w:rPr>
          <w:rFonts w:ascii="Roboto" w:cs="Roboto" w:eastAsia="Roboto" w:hAnsi="Roboto"/>
          <w:b w:val="0"/>
          <w:bCs w:val="0"/>
          <w:sz w:val="20"/>
          <w:szCs w:val="20"/>
          <w:rtl w:val="0"/>
        </w:rPr>
        <w:t xml:space="preserve">:</w:t>
      </w:r>
    </w:p>
    <w:p w:rsidR="00000000" w:rsidDel="00000000" w:rsidP="00000000" w:rsidRDefault="00000000" w:rsidRPr="00000000" w14:paraId="00000018">
      <w:pPr>
        <w:pStyle w:val="Heading1"/>
        <w:spacing w:line="293.00000000000006" w:lineRule="auto"/>
        <w:ind w:firstLine="958"/>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b w:val="1"/>
          <w:bCs w:val="1"/>
          <w:sz w:val="20"/>
          <w:szCs w:val="20"/>
        </w:rPr>
      </w:pPr>
      <w:bookmarkStart w:colFirst="0" w:colLast="0" w:name="_heading=h.v0qojw9tsa3s" w:id="0"/>
      <w:bookmarkEnd w:id="0"/>
      <w:r w:rsidDel="00000000" w:rsidR="00000000" w:rsidRPr="00000000">
        <w:rPr>
          <w:rtl w:val="0"/>
        </w:rPr>
      </w:r>
    </w:p>
    <w:p w:rsidR="00000000" w:rsidDel="00000000" w:rsidP="00000000" w:rsidRDefault="00000000" w:rsidRPr="00000000" w14:paraId="0000001A">
      <w:pPr>
        <w:ind w:left="993"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[denomination_societe_1]</w:t>
      </w:r>
    </w:p>
    <w:p w:rsidR="00000000" w:rsidDel="00000000" w:rsidP="00000000" w:rsidRDefault="00000000" w:rsidRPr="00000000" w14:paraId="0000001B">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[forme_sociale_societe_1] de [profession_societe_1]</w:t>
      </w:r>
    </w:p>
    <w:p w:rsidR="00000000" w:rsidDel="00000000" w:rsidP="00000000" w:rsidRDefault="00000000" w:rsidRPr="00000000" w14:paraId="0000001C">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capital social de [capital_social_societe_1]</w:t>
      </w:r>
    </w:p>
    <w:p w:rsidR="00000000" w:rsidDel="00000000" w:rsidP="00000000" w:rsidRDefault="00000000" w:rsidRPr="00000000" w14:paraId="0000001D">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Siège social : [adresse_siege_societe_1]</w:t>
      </w:r>
    </w:p>
    <w:p w:rsidR="00000000" w:rsidDel="00000000" w:rsidP="00000000" w:rsidRDefault="00000000" w:rsidRPr="00000000" w14:paraId="0000001E">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[numero_rcs_societe_1] R.C.S. de [ville_rcs_societe_1]</w:t>
      </w:r>
    </w:p>
    <w:p w:rsidR="00000000" w:rsidDel="00000000" w:rsidP="00000000" w:rsidRDefault="00000000" w:rsidRPr="00000000" w14:paraId="0000001F">
      <w:pPr>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[civilite_personne_1] [prenom_personne_1] [nom_personne_1], en sa qualité de [fonction_personne_1]</w:t>
      </w:r>
    </w:p>
    <w:p w:rsidR="00000000" w:rsidDel="00000000" w:rsidP="00000000" w:rsidRDefault="00000000" w:rsidRPr="00000000" w14:paraId="00000020">
      <w:pPr>
        <w:ind w:left="993"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ind w:left="993"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ind w:left="993"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ET</w:t>
      </w:r>
    </w:p>
    <w:p w:rsidR="00000000" w:rsidDel="00000000" w:rsidP="00000000" w:rsidRDefault="00000000" w:rsidRPr="00000000" w14:paraId="00000023">
      <w:pPr>
        <w:ind w:left="993"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4">
      <w:pPr>
        <w:ind w:left="993"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5">
      <w:pPr>
        <w:ind w:firstLine="993"/>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[civilite_personne_2] [prenom_personne_2] [nom_personne_2]</w:t>
      </w:r>
    </w:p>
    <w:p w:rsidR="00000000" w:rsidDel="00000000" w:rsidP="00000000" w:rsidRDefault="00000000" w:rsidRPr="00000000" w14:paraId="00000026">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[profession_personne_2] de profession</w:t>
      </w:r>
    </w:p>
    <w:p w:rsidR="00000000" w:rsidDel="00000000" w:rsidP="00000000" w:rsidRDefault="00000000" w:rsidRPr="00000000" w14:paraId="00000027">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Né le [date_naissance_personne_2] à [ville_naissance_personne_2] </w:t>
      </w:r>
    </w:p>
    <w:p w:rsidR="00000000" w:rsidDel="00000000" w:rsidP="00000000" w:rsidRDefault="00000000" w:rsidRPr="00000000" w14:paraId="00000028">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Demeurant [adresse_perso_personne_2]</w:t>
      </w:r>
    </w:p>
    <w:p w:rsidR="00000000" w:rsidDel="00000000" w:rsidP="00000000" w:rsidRDefault="00000000" w:rsidRPr="00000000" w14:paraId="00000029">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[nationalite_personne_2] </w:t>
      </w:r>
    </w:p>
    <w:p w:rsidR="00000000" w:rsidDel="00000000" w:rsidP="00000000" w:rsidRDefault="00000000" w:rsidRPr="00000000" w14:paraId="0000002A">
      <w:pPr>
        <w:ind w:firstLine="993"/>
        <w:rPr>
          <w:rFonts w:ascii="Roboto" w:cs="Roboto" w:eastAsia="Roboto" w:hAnsi="Roboto"/>
          <w:sz w:val="20"/>
          <w:szCs w:val="20"/>
        </w:rPr>
      </w:pPr>
      <w:r w:rsidDel="00000000" w:rsidR="00000000" w:rsidRPr="00000000">
        <w:rPr>
          <w:rFonts w:ascii="Roboto" w:cs="Roboto" w:eastAsia="Roboto" w:hAnsi="Roboto"/>
          <w:sz w:val="20"/>
          <w:szCs w:val="20"/>
          <w:rtl w:val="0"/>
        </w:rPr>
        <w:t xml:space="preserve">[situation_maritale_personne_2]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F">
      <w:pPr>
        <w:spacing w:before="1" w:lineRule="auto"/>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IL A ETE CONVENU ET ARRETE CE QUI SUIT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5">
      <w:pPr>
        <w:ind w:left="5047" w:right="4224"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TITRE I</w:t>
      </w:r>
    </w:p>
    <w:p w:rsidR="00000000" w:rsidDel="00000000" w:rsidP="00000000" w:rsidRDefault="00000000" w:rsidRPr="00000000" w14:paraId="00000036">
      <w:pPr>
        <w:spacing w:before="1" w:lineRule="auto"/>
        <w:ind w:left="2301" w:right="1484"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FORME ‐ DENOMINATION ‐ SIEGE ‐ OBJET – DURÉE</w:t>
      </w:r>
    </w:p>
    <w:p w:rsidR="00000000" w:rsidDel="00000000" w:rsidP="00000000" w:rsidRDefault="00000000" w:rsidRPr="00000000" w14:paraId="00000037">
      <w:pPr>
        <w:spacing w:before="208" w:lineRule="auto"/>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 – Forme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formé, entre toutes personnes qui adhéreront aux présents statuts, une société civile de moyens qui sera régie notamment par l'article 36 de la loi n°66-879 du 29 novembre 1966, les articles 1832 à 1870-1 du code civil et par les présents statuts.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B">
      <w:pPr>
        <w:pStyle w:val="Heading1"/>
        <w:spacing w:before="1"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 ‐ Dénomination</w:t>
      </w:r>
    </w:p>
    <w:p w:rsidR="00000000" w:rsidDel="00000000" w:rsidP="00000000" w:rsidRDefault="00000000" w:rsidRPr="00000000" w14:paraId="0000003C">
      <w:pPr>
        <w:spacing w:before="148" w:lineRule="auto"/>
        <w:ind w:left="958" w:firstLine="0"/>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La société prend la dénomination de </w:t>
      </w:r>
      <w:r w:rsidDel="00000000" w:rsidR="00000000" w:rsidRPr="00000000">
        <w:rPr>
          <w:rFonts w:ascii="Roboto" w:cs="Roboto" w:eastAsia="Roboto" w:hAnsi="Roboto"/>
          <w:b w:val="1"/>
          <w:bCs w:val="1"/>
          <w:sz w:val="20"/>
          <w:szCs w:val="20"/>
          <w:rtl w:val="0"/>
        </w:rPr>
        <w:t xml:space="preserve">« [denomination_societe]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F">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3 ‐ Siège social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siège social de la société est fixé au [num_voie_siege] [voie_siege] [cp_siege] [ville_siege].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peut être transféré en tout autre endroit par décision des associés prise à l'unanimité.</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4">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4 ‐ Objet social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a pour objet exclusif la mise en commun de tous moyens matériels et utiles à l'exercice de la profession de ses membres. Elle peut notamment acquérir, louer, vendre, échanger les immeubles, installations et appareillages nécessaires.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peut encore engager le personnel auxiliaire nécessaire et, plus généralement, procéder à toutes opérations financières, mobilières et immobilières se rapportant à l'objet social et n'altérant pas son caractère civil.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9">
      <w:pPr>
        <w:pStyle w:val="Heading1"/>
        <w:spacing w:before="100"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5 – Durée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4"/>
        </w:tabs>
        <w:spacing w:after="0" w:before="147"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durée de cette société est fixée à </w:t>
      </w:r>
      <w:r w:rsidDel="00000000" w:rsidR="00000000" w:rsidRPr="00000000">
        <w:rPr>
          <w:rFonts w:ascii="Roboto" w:cs="Roboto" w:eastAsia="Roboto" w:hAnsi="Roboto"/>
          <w:sz w:val="20"/>
          <w:szCs w:val="20"/>
          <w:rtl w:val="0"/>
        </w:rPr>
        <w:t xml:space="preserve">99 ans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sauf les cas de dissolution et de prorogation prévus,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ci-après.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E">
      <w:pPr>
        <w:pStyle w:val="Heading1"/>
        <w:ind w:left="5044" w:right="4224"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II</w:t>
      </w:r>
    </w:p>
    <w:p w:rsidR="00000000" w:rsidDel="00000000" w:rsidP="00000000" w:rsidRDefault="00000000" w:rsidRPr="00000000" w14:paraId="0000004F">
      <w:pPr>
        <w:ind w:left="2304" w:right="1484"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APPORTS ‐ CAPITAL SOCIAL ‐ PARTS SOCIALES</w:t>
      </w:r>
    </w:p>
    <w:p w:rsidR="00000000" w:rsidDel="00000000" w:rsidP="00000000" w:rsidRDefault="00000000" w:rsidRPr="00000000" w14:paraId="00000050">
      <w:pPr>
        <w:spacing w:before="196" w:lineRule="auto"/>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6 – Apports</w:t>
      </w:r>
    </w:p>
    <w:p w:rsidR="00000000" w:rsidDel="00000000" w:rsidP="00000000" w:rsidRDefault="00000000" w:rsidRPr="00000000" w14:paraId="00000051">
      <w:pPr>
        <w:ind w:firstLine="99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353" w:right="0" w:hanging="360"/>
        <w:jc w:val="left"/>
        <w:rPr>
          <w:rFonts w:ascii="Roboto" w:cs="Roboto" w:eastAsia="Roboto" w:hAnsi="Roboto"/>
          <w:b w:val="1"/>
          <w:bCs w:val="1"/>
          <w:i w:val="0"/>
          <w:iCs w:val="0"/>
          <w:smallCaps w:val="0"/>
          <w:strike w:val="0"/>
          <w:color w:val="000000"/>
          <w:sz w:val="20"/>
          <w:szCs w:val="20"/>
          <w:vertAlign w:val="baseline"/>
        </w:rPr>
      </w:pPr>
      <w:bookmarkStart w:colFirst="0" w:colLast="0" w:name="_heading=h.1pc77oart1e9" w:id="1"/>
      <w:bookmarkEnd w:id="1"/>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[denomination_societe_1] apporte à la Société la somme de [apport_lettres_societe_1] </w:t>
      </w:r>
      <w:r w:rsidDel="00000000" w:rsidR="00000000" w:rsidRPr="00000000">
        <w:rPr>
          <w:rtl w:val="0"/>
        </w:rPr>
      </w:r>
    </w:p>
    <w:p w:rsidR="00000000" w:rsidDel="00000000" w:rsidP="00000000" w:rsidRDefault="00000000" w:rsidRPr="00000000" w14:paraId="00000053">
      <w:pPr>
        <w:ind w:firstLine="99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ci- [apport_societe_1].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353" w:right="0" w:hanging="360"/>
        <w:jc w:val="left"/>
        <w:rPr>
          <w:rFonts w:ascii="Roboto" w:cs="Roboto" w:eastAsia="Roboto" w:hAnsi="Roboto"/>
          <w:b w:val="1"/>
          <w:bCs w:val="1"/>
          <w:i w:val="0"/>
          <w:iCs w:val="0"/>
          <w:smallCaps w:val="0"/>
          <w:strike w:val="0"/>
          <w:color w:val="000000"/>
          <w:sz w:val="20"/>
          <w:szCs w:val="20"/>
          <w:vertAlign w:val="baseline"/>
        </w:rPr>
      </w:pPr>
      <w:bookmarkStart w:colFirst="0" w:colLast="0" w:name="_heading=h.2df79ybxqklk" w:id="2"/>
      <w:bookmarkEnd w:id="2"/>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[civilite_personne_2] [prenom_personne_2] [nom_personne_2] apporte à la Société la somme de [apport_lettres_personne_2] </w:t>
      </w:r>
      <w:r w:rsidDel="00000000" w:rsidR="00000000" w:rsidRPr="00000000">
        <w:rPr>
          <w:rtl w:val="0"/>
        </w:rPr>
      </w:r>
    </w:p>
    <w:p w:rsidR="00000000" w:rsidDel="00000000" w:rsidP="00000000" w:rsidRDefault="00000000" w:rsidRPr="00000000" w14:paraId="00000056">
      <w:pPr>
        <w:ind w:firstLine="99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ci- 510 €.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Total des apports ………………………………………………………………… [capital_lettres] ([capital_social])</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somme a été intégralement déposée par les associés conformément à la loi, au crédit d’un compte ouvert au nom de la société en formation dans les livres de la banque [nom_banque] [adresse_banque].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7 ‐ Capital social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5"/>
        </w:tabs>
        <w:spacing w:after="0" w:before="147"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est fixé à la somme de [capital_social] et divisé en [nb_parts] parts de [valeur_nominale_part] chacune,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Réparties de la manière suivante :</w:t>
      </w:r>
    </w:p>
    <w:p w:rsidR="00000000" w:rsidDel="00000000" w:rsidP="00000000" w:rsidRDefault="00000000" w:rsidRPr="00000000" w14:paraId="0000005F">
      <w:pPr>
        <w:tabs>
          <w:tab w:val="left" w:leader="none" w:pos="72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firstLine="273"/>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[denomination_societe_1][nb_parts_personne_2] parts</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ab/>
        <w:tab/>
        <w:tab/>
        <w:tab/>
        <w:tab/>
        <w:tab/>
      </w:r>
    </w:p>
    <w:p w:rsidR="00000000" w:rsidDel="00000000" w:rsidP="00000000" w:rsidRDefault="00000000" w:rsidRPr="00000000" w14:paraId="00000061">
      <w:pPr>
        <w:tabs>
          <w:tab w:val="left" w:leader="none" w:pos="851"/>
        </w:tabs>
        <w:ind w:firstLine="27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firstLine="273"/>
        <w:jc w:val="both"/>
        <w:rPr>
          <w:rFonts w:ascii="Roboto" w:cs="Roboto" w:eastAsia="Roboto" w:hAnsi="Roboto"/>
          <w:b w:val="1"/>
          <w:bCs w:val="1"/>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[civilite_personne_2] [prenom_personne_2] [nom_personne_2][nb_parts_personne_2] parts</w:t>
      </w: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ab/>
        <w:tab/>
        <w:tab/>
        <w:tab/>
        <w:tab/>
        <w:tab/>
        <w:tab/>
      </w:r>
    </w:p>
    <w:p w:rsidR="00000000" w:rsidDel="00000000" w:rsidP="00000000" w:rsidRDefault="00000000" w:rsidRPr="00000000" w14:paraId="00000063">
      <w:pPr>
        <w:tabs>
          <w:tab w:val="left" w:leader="none" w:pos="851"/>
        </w:tabs>
        <w:ind w:firstLine="27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tabs>
          <w:tab w:val="left" w:leader="none" w:pos="851"/>
          <w:tab w:val="left" w:leader="none" w:pos="1695"/>
        </w:tabs>
        <w:ind w:left="85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du nombre de parts composant le capital social : [nb_parts] parts</w:t>
        <w:tab/>
        <w:tab/>
        <w:tab/>
        <w:tab/>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8 ‐ Augmentation du capital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peut être augmenté en une ou plusieurs fois notamment lors de l'admission de nouveaux associés, soit par la création de parts nouvelles représentant des apports en nature ou en espèces, soit par l'incorporation au capital de toutes réserves disponibles et leur transformation en parts.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9 ‐ Droits et obligations attachés aux parts sociales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droits des associés dans la société résultent seulement des présents statuts et, le cas échéant, de tous actes ou décisions sociales portant modification du capital ou de sa répartition, ainsi que des cessions ou transmissions régulières sans que les parts sociales puissent être représentées par des titres négociables, nominatifs ou au porteur.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58"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Des copies ou extraits de statuts, actes ou pièces établissant les droits d'un associé pourront lui être délivrés sur sa demande et à ses frais.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est indivisible à l'égard de la société au sein de laquelle les indivisaires sont tenus, pour l'exercice de leurs droits, de se faire représenter.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propriété d'une part emporte de plein droit l'adhésion sans réserve aux présents statuts sociaux et aux décisions régulièrement prises par les associés.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emporte de même l'obligation pour l'associé de verser la redevance annuelle à la société ainsi que de satisfaire aux appels de fonds strictement nécessaires pour faire face aux charges engagées par la société.</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donne droit à une fraction, proportionnellement au nombre de parts existantes, dans la propriété de l'actif social.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ouvre à son titulaire le droit de vote au sein des assemblées d’associés.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droits et obligations attachés à chaque part la suivent dans quelque main qu'elle passe.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Sauf accord exprès, acquis à l'unanimité, aucune cession ne peut avoir pour effet d'augmenter le nombre des associés.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C">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10 ‐ Cession de parts entre vifs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ou projet de cession de parts sociales n'est opposable aux associés qu'à la condition de leur avoir été notifié soit par lettre recommandée avec demande d'avis de réception, soit selon les formes de l'article 1690 du code civil.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0">
      <w:pPr>
        <w:pStyle w:val="Heading3"/>
        <w:numPr>
          <w:ilvl w:val="0"/>
          <w:numId w:val="6"/>
        </w:numPr>
        <w:tabs>
          <w:tab w:val="left" w:leader="none" w:pos="1120"/>
        </w:tabs>
        <w:ind w:left="1119" w:hanging="162.00000000000003"/>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entre associés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sont librement cessibles entre associés.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3">
      <w:pPr>
        <w:pStyle w:val="Heading3"/>
        <w:numPr>
          <w:ilvl w:val="0"/>
          <w:numId w:val="6"/>
        </w:numPr>
        <w:tabs>
          <w:tab w:val="left" w:leader="none" w:pos="1120"/>
        </w:tabs>
        <w:ind w:left="1119" w:hanging="162.0000000000000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à des tiers non associés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ne peuvent être cédées à des tiers non associés qu'avec l'agrément préalable 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l'unanimité des associés.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deux mois suivant la notification, à eux faite, du projet de cession, les associés signifient dans les mêmes formes leur consentement exprès à la cession. Si, dans le même délai, ils n'ont pas fait connaître leur décision, ils sont réputés avoir tacitement consenti.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 cas où les associés refusent de consentir à la cession, ils disposent d'un délai de six mois à compter de la notification de leur refus, pour notifier au cédant un projet de cession ou de rachat, lequel constitue engagement du cessionnaire.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les associés, usant de la faculté ci-dessus, notifient à l'associé cédant un projet de rachat de ses parts, le prix est fixé par expertise ainsi qu'il est dit à l'article 13 ci-après.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D">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11 ‐ Cession à titre gratuit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de parts à titre gratuit doit être opérée conformément aux dispositions de l'article 10, ci-dessus.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0">
      <w:pPr>
        <w:pStyle w:val="Heading1"/>
        <w:spacing w:before="1"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12 ‐ Retrait volontaire d’un associé</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Lorsqu'un associé le demande, les autres associés sont tenus soit d'acquérir eux-mêmes ses parts (au prorata du nombre de parts possédées, sauf convention contraire), soit de les faire acquérir par des tiers.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cession ou le rachat des parts de l'associé qui use de cette faculté s'opère comme il est prévu à l'article 10 ci-dessus, en cas de refus d'agrément des associés d'un cessionnaire non associé.</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 délai de 6 mois imparti aux associés commence à courir du jour de la notification par lettre recommandée avec demande d'avis de réception qui leur est faite de cette demande de retrait.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5">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13 ‐ Cession après décès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ne sera pas dissoute par le décès de l'un ou plusieurs des associés et continuera avec le ou les associés survivants et, le cas échéant, par dérogation à l'article 4, pendant une période maximum d'un an avec les ayants droit d'un associé décédé.</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dans les 6 mois suivant le décès d'un associé, ses ayants droit peuvent notifier aux associés un projet de cession des parts de leur auteur.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à l'expiration de ce délai, les ayants droit de l'associé décédé n'ont pas usé de la faculté de céder les parts de leur auteur, les associés disposent de 6 mois pour acquérir ou faire acquérir ces parts, comme il est dit à l'article 10 ci-dessus.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58" w:right="135" w:hanging="0.9999999999999432"/>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cas ci-dessus les ayants droit du défunt pourront toutefois exiger que la valeur des parts cédées ou rachetées soit déterminée par un expert désigné suivant la procédure prévue à l'article 1843-4 du code civil.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58" w:right="135" w:hanging="0.9999999999999432"/>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0">
      <w:pPr>
        <w:pStyle w:val="Heading1"/>
        <w:spacing w:before="1" w:lineRule="auto"/>
        <w:ind w:left="4586" w:right="3763" w:hanging="1.0000000000002274"/>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III ADMINISTRATION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2">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Gérance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les associés désignent un (ou plusieurs) gérant(s), celui-ci (ou ceux-ci) devra (ou devront) être obligatoirement membre(s) de la société.</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6">
      <w:pPr>
        <w:pStyle w:val="Heading1"/>
        <w:spacing w:before="208" w:lineRule="auto"/>
        <w:ind w:left="4111" w:right="3441" w:firstLine="971.9999999999999"/>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IV DECISIONS COLLECTIVES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8">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Convocation des assemblées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tiennent au moins une assemblée annuelle dans les deux mois qui suivent la clôture de l'exercice.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statue sur les comptes de l'exercice écoulé et fixe le prix applicable au rachat des parts d'un associé exclu ou décédé, ou dont le successeur serait refusé.</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D'autres assemblées peuvent avoir lieu à toute époque de l'année, à la demande d'un ou plusieurs associés représentant la moitié en nombre de ceux-ci ou le quart du capital.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convocation est faite par lettre recommandée avec demande d'avis de réception, indiquant l'ordre du jour, le lieu et l'heure de la réunion, 15 jours au moins avant la date de l'assemblée.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si tous les associés sont présents ou représentés, et signent le procès-verbal par eux-mêmes ou leur mandataire, l'assemblée est valablement tenue même à défaut de convocation dans les formes et délai ci-dessus.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3">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16 ‐ Tenue de l'assemblée ‐ Procès‐verbaux</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se réunit au siège de la société ou en tout autre lieu fixé par la convocation.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58" w:right="135" w:hanging="0.9999999999999432"/>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délibération fait l'objet d'un procès-verbal signé par les associés présents et contenant notamment la date et le lieu de la réunion, son ordre du jour détaillé, l'identité des associés présents ou représentés, un résumé des débats, le texte des résolutions mises aux voix et le résultat des votes.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hanging="0.9999999999999432"/>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procès-verbaux sont établis sur un registre spécial coté et paraphé par le président du tribunal de grande instance ou l'un des magistrats désigné par lui. Ce registre sera conservé au siège de la société.</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Toutes copies ou extraits de procès-verbaux sont valablement certifiés conformes par les associés et, en cas de liquidation, par le liquidateur.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C">
      <w:pPr>
        <w:pStyle w:val="Heading1"/>
        <w:ind w:firstLine="95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17 ‐ Assistance et représentation aux assemblées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286"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participe aux assemblées. Il peut s'y faire représenter par un autre associé porteur d'un mandat écrit.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F">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18 ‐ Quorum et majorité</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ne délibère valablement que si les 3/4 au moins des associés sont présents ou représentés. A défaut d'un tel quorum, une deuxième assemblée est convoquée et peut valablement délibérer si le nombre des associés présents ou représentés est de deux au moins.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09"/>
        </w:tabs>
        <w:spacing w:after="0" w:before="0" w:line="240" w:lineRule="auto"/>
        <w:ind w:left="958" w:right="135" w:firstLine="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L'unanimité des associés est requise pour décider de l'augmentation du nombre d'associés et de l'agrément d'un cessionnaire non associé.</w:t>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16"/>
        </w:tabs>
        <w:spacing w:after="0" w:before="1" w:line="240" w:lineRule="auto"/>
        <w:ind w:left="1215" w:right="0" w:hanging="258"/>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majorités suivantes seront nécessaires :</w:t>
      </w:r>
    </w:p>
    <w:p w:rsidR="00000000" w:rsidDel="00000000" w:rsidP="00000000" w:rsidRDefault="00000000" w:rsidRPr="00000000" w14:paraId="000000C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16"/>
        </w:tabs>
        <w:spacing w:after="0" w:before="0" w:line="240" w:lineRule="auto"/>
        <w:ind w:left="1215" w:right="0" w:hanging="258"/>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dissolution anticipée : 3/4 des voix représentant 3/4 des parts,</w:t>
      </w:r>
    </w:p>
    <w:p w:rsidR="00000000" w:rsidDel="00000000" w:rsidP="00000000" w:rsidRDefault="00000000" w:rsidRPr="00000000" w14:paraId="000000C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16"/>
        </w:tabs>
        <w:spacing w:after="0" w:before="0" w:line="240" w:lineRule="auto"/>
        <w:ind w:left="1215" w:right="0" w:hanging="258"/>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nomination du ou des liquidateurs : majorité des voix,</w:t>
      </w:r>
    </w:p>
    <w:p w:rsidR="00000000" w:rsidDel="00000000" w:rsidP="00000000" w:rsidRDefault="00000000" w:rsidRPr="00000000" w14:paraId="000000C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03"/>
        </w:tabs>
        <w:spacing w:after="0" w:before="0" w:line="240" w:lineRule="auto"/>
        <w:ind w:left="1202" w:right="0" w:hanging="245"/>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prorogation : majorité des voix représentant au moins les 3/4 des parts sociales,</w:t>
      </w:r>
    </w:p>
    <w:p w:rsidR="00000000" w:rsidDel="00000000" w:rsidP="00000000" w:rsidRDefault="00000000" w:rsidRPr="00000000" w14:paraId="000000C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51"/>
        </w:tabs>
        <w:spacing w:after="0" w:before="0" w:line="240" w:lineRule="auto"/>
        <w:ind w:left="958" w:right="136" w:firstLine="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autres modifications statutaires : 3/4 des voix représentant au moins les 3/4 des parts sociales,</w:t>
      </w:r>
    </w:p>
    <w:p w:rsidR="00000000" w:rsidDel="00000000" w:rsidP="00000000" w:rsidRDefault="00000000" w:rsidRPr="00000000" w14:paraId="000000C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8"/>
        </w:tabs>
        <w:spacing w:after="0" w:before="0" w:line="240" w:lineRule="auto"/>
        <w:ind w:left="958" w:right="135" w:firstLine="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autres décisions sociales n'entraînant pas de modification statutaire : majorité des voix représentant au moins la moitié des parts sociales.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B">
      <w:pPr>
        <w:pStyle w:val="Heading1"/>
        <w:spacing w:before="100" w:lineRule="auto"/>
        <w:ind w:left="4536" w:right="3356" w:firstLine="578.0000000000001"/>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V COMPTES SOCIAUX</w:t>
      </w:r>
    </w:p>
    <w:p w:rsidR="00000000" w:rsidDel="00000000" w:rsidP="00000000" w:rsidRDefault="00000000" w:rsidRPr="00000000" w14:paraId="000000CC">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 ‐ Exercice social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0"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L'exercice social commence le 1er janvier et finit le 31 décembre.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F">
      <w:pPr>
        <w:pStyle w:val="Heading1"/>
        <w:spacing w:before="163"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20 ‐ Comptes sociaux ‐ Information des associés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tenu des écritures régulières des opérations de la société. Dans le mois qui suit la clôture de chaque exercice un bilan sera établi. Le compte des dépenses ainsi qu'un rapport sur les résultats sociaux avec le texte des résolutions proposées seront adressés à chaque associé 15 jours au moins avant la réunion de l'assemblée générale.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toute époque, chaque associé peut prendre connaissance par lui-même des documents énumérés à l'alinéa précédent.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3">
      <w:pPr>
        <w:pStyle w:val="Heading1"/>
        <w:spacing w:before="1"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21 ‐ Ressources sociales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montant des dépenses sociales est arrêté chaque année par l'assemblée générale. En fonction de ces dépenses, la provision mensuelle, à verser par chaque associé, sera fixée par l'assemblée générale.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6">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22 ‐ Contribution des associés aux pertes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À l’égard des tiers, conformément aux dispositions de l'article 1857 du code civil, les associés répondent indéfiniment des dettes sociales à proportion de leur part dans le capital social. Les créanciers de la société ne peuvent cependant poursuivre contre un associé le paiement des dettes sociales qu'après avoir vainement mis en demeure la société et à la condition de l'appeler en cause.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4"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A">
      <w:pPr>
        <w:pStyle w:val="Heading1"/>
        <w:ind w:left="2210" w:right="1369" w:firstLine="2873"/>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VI PROROGATION‐TRANSFORMATION ‐ DISSOLUTION ‐LIQUIDATION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C">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23 – Prorogation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an au moins avant la date d'expiration de la société, la gérance sera tenue de provoquer une décision collective des associés pour décider dans les conditions requises par l'article 18 ci-dessus, si la société sera prorogée, ou non, et pour quelle durée.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F">
      <w:pPr>
        <w:pStyle w:val="Heading1"/>
        <w:spacing w:before="100" w:lineRule="auto"/>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24 – Transformation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peut être transformée en une autre forme juridique et ce, sans création d'une nouvelle personne morale.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2">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25 – Dissolution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prend normalement fin à l'expiration du temps pour lequel elle a été constituée.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la dissolution anticipée peut résulter :</w:t>
      </w:r>
    </w:p>
    <w:p w:rsidR="00000000" w:rsidDel="00000000" w:rsidP="00000000" w:rsidRDefault="00000000" w:rsidRPr="00000000" w14:paraId="000000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7" w:right="0" w:hanging="35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d'une décision collective des associés,</w:t>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7" w:right="0" w:hanging="35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d'une décision judiciaire,</w:t>
      </w:r>
    </w:p>
    <w:p w:rsidR="00000000" w:rsidDel="00000000" w:rsidP="00000000" w:rsidRDefault="00000000" w:rsidRPr="00000000" w14:paraId="000000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7" w:right="0" w:hanging="35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 décès simultané de tous les associés,</w:t>
      </w:r>
    </w:p>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7"/>
          <w:tab w:val="left" w:leader="none" w:pos="1668"/>
        </w:tabs>
        <w:spacing w:after="0" w:before="0" w:line="240" w:lineRule="auto"/>
        <w:ind w:left="1667" w:right="0" w:hanging="35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la réunion de toutes les parts entre les mains d'un seul associé,</w:t>
      </w:r>
    </w:p>
    <w:p w:rsidR="00000000" w:rsidDel="00000000" w:rsidP="00000000" w:rsidRDefault="00000000" w:rsidRPr="00000000" w14:paraId="000000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6"/>
          <w:tab w:val="left" w:leader="none" w:pos="1668"/>
        </w:tabs>
        <w:spacing w:after="0" w:before="0" w:line="240" w:lineRule="auto"/>
        <w:ind w:left="1678" w:right="13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 décès du dernier survivant des associés si tous sont décédés successivement sans qu'à la date du décès du dernier d'entre eux, les parts sociales aient été cédées à des tiers,</w:t>
      </w:r>
    </w:p>
    <w:p w:rsidR="00000000" w:rsidDel="00000000" w:rsidP="00000000" w:rsidRDefault="00000000" w:rsidRPr="00000000" w14:paraId="000000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6"/>
          <w:tab w:val="left" w:leader="none" w:pos="1668"/>
        </w:tabs>
        <w:spacing w:after="0" w:before="0" w:line="240" w:lineRule="auto"/>
        <w:ind w:left="1667" w:right="0" w:hanging="35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la demande simultanée de retrait de tous les associés,</w:t>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66"/>
          <w:tab w:val="left" w:leader="none" w:pos="1667"/>
        </w:tabs>
        <w:spacing w:after="0" w:before="0" w:line="240" w:lineRule="auto"/>
        <w:ind w:left="1666" w:right="0" w:hanging="35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du retrait volontaire d'un des associés si la société ne comporte que deux membres.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E">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26 – Liquidation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est en liquidation dès l'instant de sa dissolution, pour quelque cause que ce soit.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 dénomination sociale doit être suivie de la mention "société en liquidation" sur tous les actes et documents sociaux destinés aux tiers. Le ou les liquidateurs sont désignés par l'assemblée des associés qui prononcent la dissolution.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liquidateurs représentent la société pendant la durée de la liquidation et disposent des pouvoirs les plus étendus pour la gestion, la réalisation de l'actif et l'apurement du passif.</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136"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sont convoqués en fin de liquidation pour statuer sur le compte définitif, sur le quitus de la gestion du ou des liquidateurs, sur la répartition, le cas échéant, de l'actif net subsistant conformément aux présents statuts ainsi que pour constater la clôture de la liquidation.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7">
      <w:pPr>
        <w:pStyle w:val="Heading1"/>
        <w:ind w:left="5046" w:right="4224"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TITRE VII DIVERS</w:t>
      </w:r>
    </w:p>
    <w:p w:rsidR="00000000" w:rsidDel="00000000" w:rsidP="00000000" w:rsidRDefault="00000000" w:rsidRPr="00000000" w14:paraId="000000F8">
      <w:pPr>
        <w:ind w:left="95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27 – Litiges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différends qui pourraient s’élever entre associés exerçant au sein de la société au cours de l’existence de la société ou après sa dissolution pendant le cours des opérations de liquidation, relativement aux affaires sociales ou à l’exécution des dispositions statutaires, devront, avant toute action en justice, être soumis à une tentative de conciliation devant le Président du Conseil départemental conformément aux dispositions légales et réglementaires.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57"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d’échec de cette tentative de conciliation, toutes contestations qui pourraient surgir, concernant l’interprétation ou l’application des clauses statutaires ou relativement aux affaires sociales, soit entre les associés exerçant au sein de la société, soit entre ces derniers, la gérance et la société, pendant la durée de celle-ci ou sa liquidation seront soumises au tribunal compétent.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D">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28 – Contre‐lettre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958" w:right="318" w:hanging="0.9999999999999432"/>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soussignés certifient sur l'honneur qu'aucune contre-lettre ne vient modifier les clauses de ladite convention.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0">
      <w:pPr>
        <w:pStyle w:val="Heading1"/>
        <w:ind w:firstLine="958"/>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29 ‐ Election de domicile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58"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Pour l'exécution des présentes, les parties élisent domicile en leur demeure respective.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3">
      <w:pPr>
        <w:pStyle w:val="Heading1"/>
        <w:ind w:left="101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30‐ Communication du contrat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958" w:right="13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Conformément aux dispositions de l’article L. 4113-9 du code de la santé publique, ce contrat est communiqué par chacune des parties au Conseil départemental dont elles relèvent.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Fait à [lieu_signature],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B">
      <w:pPr>
        <w:ind w:left="993" w:firstLine="0"/>
        <w:rPr>
          <w:rFonts w:ascii="Roboto" w:cs="Roboto" w:eastAsia="Roboto" w:hAnsi="Roboto"/>
          <w:b w:val="1"/>
          <w:bCs w:val="1"/>
          <w:sz w:val="20"/>
          <w:szCs w:val="20"/>
        </w:rPr>
      </w:pPr>
      <w:bookmarkStart w:colFirst="0" w:colLast="0" w:name="_heading=h.ihobqwng3mp2" w:id="3"/>
      <w:bookmarkEnd w:id="3"/>
      <w:r w:rsidDel="00000000" w:rsidR="00000000" w:rsidRPr="00000000">
        <w:rPr>
          <w:rFonts w:ascii="Roboto" w:cs="Roboto" w:eastAsia="Roboto" w:hAnsi="Roboto"/>
          <w:b w:val="1"/>
          <w:bCs w:val="1"/>
          <w:sz w:val="20"/>
          <w:szCs w:val="20"/>
          <w:rtl w:val="0"/>
        </w:rPr>
        <w:t xml:space="preserve">[denomination_societe_1][civilite_personne_2] [prenom_personne_2] [nom_personne_2]</w:t>
        <w:tab/>
        <w:tab/>
        <w:tab/>
        <w:tab/>
      </w:r>
    </w:p>
    <w:p w:rsidR="00000000" w:rsidDel="00000000" w:rsidP="00000000" w:rsidRDefault="00000000" w:rsidRPr="00000000" w14:paraId="0000010C">
      <w:pPr>
        <w:ind w:left="993" w:firstLine="0"/>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 </w:t>
        <w:tab/>
        <w:tab/>
        <w:tab/>
        <w:tab/>
        <w:tab/>
        <w:t xml:space="preserve">(Faire précéder de la mention </w:t>
      </w:r>
    </w:p>
    <w:p w:rsidR="00000000" w:rsidDel="00000000" w:rsidP="00000000" w:rsidRDefault="00000000" w:rsidRPr="00000000" w14:paraId="0000010D">
      <w:pPr>
        <w:ind w:left="993" w:firstLine="0"/>
        <w:rPr>
          <w:rFonts w:ascii="Roboto" w:cs="Roboto" w:eastAsia="Roboto" w:hAnsi="Roboto"/>
          <w:sz w:val="18"/>
          <w:szCs w:val="18"/>
        </w:rPr>
      </w:pPr>
      <w:r w:rsidDel="00000000" w:rsidR="00000000" w:rsidRPr="00000000">
        <w:rPr>
          <w:rFonts w:ascii="Roboto" w:cs="Roboto" w:eastAsia="Roboto" w:hAnsi="Roboto"/>
          <w:i w:val="1"/>
          <w:iCs w:val="1"/>
          <w:sz w:val="20"/>
          <w:szCs w:val="20"/>
          <w:rtl w:val="0"/>
        </w:rPr>
        <w:t xml:space="preserve">« Lu et approuvé »)</w:t>
        <w:tab/>
        <w:tab/>
        <w:tab/>
        <w:tab/>
        <w:tab/>
        <w:tab/>
        <w:t xml:space="preserve">         « Lu et approuvé »)</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276" w:top="980" w:left="460" w:right="1280" w:header="3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rchme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3671888</wp:posOffset>
              </wp:positionH>
              <wp:positionV relativeFrom="page">
                <wp:posOffset>439738</wp:posOffset>
              </wp:positionV>
              <wp:extent cx="212725" cy="203835"/>
              <wp:effectExtent b="0" l="0" r="0" t="0"/>
              <wp:wrapNone/>
              <wp:docPr id="1" name=""/>
              <a:graphic>
                <a:graphicData uri="http://schemas.microsoft.com/office/word/2010/wordprocessingShape">
                  <wps:wsp>
                    <wps:cNvSpPr/>
                    <wps:cNvPr id="2" name="Shape 2"/>
                    <wps:spPr>
                      <a:xfrm>
                        <a:off x="5244400" y="3682845"/>
                        <a:ext cx="203200" cy="194310"/>
                      </a:xfrm>
                      <a:custGeom>
                        <a:rect b="b" l="l" r="r" t="t"/>
                        <a:pathLst>
                          <a:path extrusionOk="0" h="194310" w="203200">
                            <a:moveTo>
                              <a:pt x="0" y="0"/>
                            </a:moveTo>
                            <a:lnTo>
                              <a:pt x="0" y="194310"/>
                            </a:lnTo>
                            <a:lnTo>
                              <a:pt x="203200" y="194310"/>
                            </a:lnTo>
                            <a:lnTo>
                              <a:pt x="203200" y="0"/>
                            </a:lnTo>
                            <a:close/>
                          </a:path>
                        </a:pathLst>
                      </a:custGeom>
                      <a:noFill/>
                      <a:ln>
                        <a:noFill/>
                      </a:ln>
                    </wps:spPr>
                    <wps:txbx>
                      <w:txbxContent>
                        <w:p w:rsidR="00000000" w:rsidDel="00000000" w:rsidP="00000000" w:rsidRDefault="00000000" w:rsidRPr="00000000">
                          <w:pPr>
                            <w:spacing w:after="0" w:before="10" w:line="240"/>
                            <w:ind w:left="40" w:right="0" w:firstLine="4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6</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3671888</wp:posOffset>
              </wp:positionH>
              <wp:positionV relativeFrom="page">
                <wp:posOffset>439738</wp:posOffset>
              </wp:positionV>
              <wp:extent cx="2127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12725" cy="20383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1353" w:hanging="359.9999999999999"/>
      </w:pPr>
      <w:rPr>
        <w:rFonts w:ascii="Arial" w:cs="Arial" w:eastAsia="Arial" w:hAnsi="Arial"/>
      </w:rPr>
    </w:lvl>
    <w:lvl w:ilvl="1">
      <w:start w:val="1"/>
      <w:numFmt w:val="bullet"/>
      <w:lvlText w:val="o"/>
      <w:lvlJc w:val="left"/>
      <w:pPr>
        <w:ind w:left="2073" w:hanging="360"/>
      </w:pPr>
      <w:rPr>
        <w:rFonts w:ascii="Courier New" w:cs="Courier New" w:eastAsia="Courier New" w:hAnsi="Courier New"/>
      </w:rPr>
    </w:lvl>
    <w:lvl w:ilvl="2">
      <w:start w:val="1"/>
      <w:numFmt w:val="bullet"/>
      <w:lvlText w:val="▪"/>
      <w:lvlJc w:val="left"/>
      <w:pPr>
        <w:ind w:left="2793"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abstractNum w:abstractNumId="2">
    <w:lvl w:ilvl="0">
      <w:start w:val="10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6"/>
      <w:numFmt w:val="bullet"/>
      <w:lvlText w:val="-"/>
      <w:lvlJc w:val="left"/>
      <w:pPr>
        <w:ind w:left="1353" w:hanging="359.9999999999999"/>
      </w:pPr>
      <w:rPr>
        <w:rFonts w:ascii="Arial" w:cs="Arial" w:eastAsia="Arial" w:hAnsi="Arial"/>
        <w:b w:val="0"/>
        <w:bCs w:val="0"/>
      </w:rPr>
    </w:lvl>
    <w:lvl w:ilvl="1">
      <w:start w:val="1"/>
      <w:numFmt w:val="bullet"/>
      <w:lvlText w:val="o"/>
      <w:lvlJc w:val="left"/>
      <w:pPr>
        <w:ind w:left="2073" w:hanging="360"/>
      </w:pPr>
      <w:rPr>
        <w:rFonts w:ascii="Courier New" w:cs="Courier New" w:eastAsia="Courier New" w:hAnsi="Courier New"/>
      </w:rPr>
    </w:lvl>
    <w:lvl w:ilvl="2">
      <w:start w:val="1"/>
      <w:numFmt w:val="bullet"/>
      <w:lvlText w:val="▪"/>
      <w:lvlJc w:val="left"/>
      <w:pPr>
        <w:ind w:left="2793"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abstractNum w:abstractNumId="4">
    <w:lvl w:ilvl="0">
      <w:start w:val="0"/>
      <w:numFmt w:val="bullet"/>
      <w:lvlText w:val="-"/>
      <w:lvlJc w:val="left"/>
      <w:pPr>
        <w:ind w:left="1678" w:hanging="349"/>
      </w:pPr>
      <w:rPr>
        <w:rFonts w:ascii="Parchment" w:cs="Parchment" w:eastAsia="Parchment" w:hAnsi="Parchment"/>
        <w:sz w:val="22"/>
        <w:szCs w:val="22"/>
      </w:rPr>
    </w:lvl>
    <w:lvl w:ilvl="1">
      <w:start w:val="0"/>
      <w:numFmt w:val="bullet"/>
      <w:lvlText w:val="•"/>
      <w:lvlJc w:val="left"/>
      <w:pPr>
        <w:ind w:left="2528" w:hanging="349"/>
      </w:pPr>
      <w:rPr/>
    </w:lvl>
    <w:lvl w:ilvl="2">
      <w:start w:val="0"/>
      <w:numFmt w:val="bullet"/>
      <w:lvlText w:val="•"/>
      <w:lvlJc w:val="left"/>
      <w:pPr>
        <w:ind w:left="3376" w:hanging="348.99999999999955"/>
      </w:pPr>
      <w:rPr/>
    </w:lvl>
    <w:lvl w:ilvl="3">
      <w:start w:val="0"/>
      <w:numFmt w:val="bullet"/>
      <w:lvlText w:val="•"/>
      <w:lvlJc w:val="left"/>
      <w:pPr>
        <w:ind w:left="4224" w:hanging="349"/>
      </w:pPr>
      <w:rPr/>
    </w:lvl>
    <w:lvl w:ilvl="4">
      <w:start w:val="0"/>
      <w:numFmt w:val="bullet"/>
      <w:lvlText w:val="•"/>
      <w:lvlJc w:val="left"/>
      <w:pPr>
        <w:ind w:left="5072" w:hanging="349"/>
      </w:pPr>
      <w:rPr/>
    </w:lvl>
    <w:lvl w:ilvl="5">
      <w:start w:val="0"/>
      <w:numFmt w:val="bullet"/>
      <w:lvlText w:val="•"/>
      <w:lvlJc w:val="left"/>
      <w:pPr>
        <w:ind w:left="5920" w:hanging="349"/>
      </w:pPr>
      <w:rPr/>
    </w:lvl>
    <w:lvl w:ilvl="6">
      <w:start w:val="0"/>
      <w:numFmt w:val="bullet"/>
      <w:lvlText w:val="•"/>
      <w:lvlJc w:val="left"/>
      <w:pPr>
        <w:ind w:left="6768" w:hanging="349"/>
      </w:pPr>
      <w:rPr/>
    </w:lvl>
    <w:lvl w:ilvl="7">
      <w:start w:val="0"/>
      <w:numFmt w:val="bullet"/>
      <w:lvlText w:val="•"/>
      <w:lvlJc w:val="left"/>
      <w:pPr>
        <w:ind w:left="7616" w:hanging="349"/>
      </w:pPr>
      <w:rPr/>
    </w:lvl>
    <w:lvl w:ilvl="8">
      <w:start w:val="0"/>
      <w:numFmt w:val="bullet"/>
      <w:lvlText w:val="•"/>
      <w:lvlJc w:val="left"/>
      <w:pPr>
        <w:ind w:left="8464" w:hanging="349"/>
      </w:pPr>
      <w:rPr/>
    </w:lvl>
  </w:abstractNum>
  <w:abstractNum w:abstractNumId="5">
    <w:lvl w:ilvl="0">
      <w:start w:val="1"/>
      <w:numFmt w:val="decimal"/>
      <w:lvlText w:val="%1)"/>
      <w:lvlJc w:val="left"/>
      <w:pPr>
        <w:ind w:left="958" w:hanging="351"/>
      </w:pPr>
      <w:rPr>
        <w:rFonts w:ascii="Arial" w:cs="Arial" w:eastAsia="Arial" w:hAnsi="Arial"/>
        <w:sz w:val="22"/>
        <w:szCs w:val="22"/>
      </w:rPr>
    </w:lvl>
    <w:lvl w:ilvl="1">
      <w:start w:val="1"/>
      <w:numFmt w:val="lowerLetter"/>
      <w:lvlText w:val="%2)"/>
      <w:lvlJc w:val="left"/>
      <w:pPr>
        <w:ind w:left="1215" w:hanging="257"/>
      </w:pPr>
      <w:rPr>
        <w:rFonts w:ascii="Arial" w:cs="Arial" w:eastAsia="Arial" w:hAnsi="Arial"/>
        <w:sz w:val="22"/>
        <w:szCs w:val="22"/>
      </w:rPr>
    </w:lvl>
    <w:lvl w:ilvl="2">
      <w:start w:val="0"/>
      <w:numFmt w:val="bullet"/>
      <w:lvlText w:val="•"/>
      <w:lvlJc w:val="left"/>
      <w:pPr>
        <w:ind w:left="2213" w:hanging="256.9999999999998"/>
      </w:pPr>
      <w:rPr/>
    </w:lvl>
    <w:lvl w:ilvl="3">
      <w:start w:val="0"/>
      <w:numFmt w:val="bullet"/>
      <w:lvlText w:val="•"/>
      <w:lvlJc w:val="left"/>
      <w:pPr>
        <w:ind w:left="3206" w:hanging="256.99999999999955"/>
      </w:pPr>
      <w:rPr/>
    </w:lvl>
    <w:lvl w:ilvl="4">
      <w:start w:val="0"/>
      <w:numFmt w:val="bullet"/>
      <w:lvlText w:val="•"/>
      <w:lvlJc w:val="left"/>
      <w:pPr>
        <w:ind w:left="4200" w:hanging="257"/>
      </w:pPr>
      <w:rPr/>
    </w:lvl>
    <w:lvl w:ilvl="5">
      <w:start w:val="0"/>
      <w:numFmt w:val="bullet"/>
      <w:lvlText w:val="•"/>
      <w:lvlJc w:val="left"/>
      <w:pPr>
        <w:ind w:left="5193" w:hanging="257"/>
      </w:pPr>
      <w:rPr/>
    </w:lvl>
    <w:lvl w:ilvl="6">
      <w:start w:val="0"/>
      <w:numFmt w:val="bullet"/>
      <w:lvlText w:val="•"/>
      <w:lvlJc w:val="left"/>
      <w:pPr>
        <w:ind w:left="6186" w:hanging="257"/>
      </w:pPr>
      <w:rPr/>
    </w:lvl>
    <w:lvl w:ilvl="7">
      <w:start w:val="0"/>
      <w:numFmt w:val="bullet"/>
      <w:lvlText w:val="•"/>
      <w:lvlJc w:val="left"/>
      <w:pPr>
        <w:ind w:left="7180" w:hanging="257"/>
      </w:pPr>
      <w:rPr/>
    </w:lvl>
    <w:lvl w:ilvl="8">
      <w:start w:val="0"/>
      <w:numFmt w:val="bullet"/>
      <w:lvlText w:val="•"/>
      <w:lvlJc w:val="left"/>
      <w:pPr>
        <w:ind w:left="8173" w:hanging="257.0000000000009"/>
      </w:pPr>
      <w:rPr/>
    </w:lvl>
  </w:abstractNum>
  <w:abstractNum w:abstractNumId="6">
    <w:lvl w:ilvl="0">
      <w:start w:val="1"/>
      <w:numFmt w:val="decimal"/>
      <w:lvlText w:val="%1"/>
      <w:lvlJc w:val="left"/>
      <w:pPr>
        <w:ind w:left="1119" w:hanging="162"/>
      </w:pPr>
      <w:rPr>
        <w:rFonts w:ascii="Calibri" w:cs="Calibri" w:eastAsia="Calibri" w:hAnsi="Calibri"/>
        <w:b w:val="1"/>
        <w:bCs w:val="1"/>
        <w:i w:val="1"/>
        <w:iCs w:val="1"/>
        <w:sz w:val="22"/>
        <w:szCs w:val="22"/>
      </w:rPr>
    </w:lvl>
    <w:lvl w:ilvl="1">
      <w:start w:val="0"/>
      <w:numFmt w:val="bullet"/>
      <w:lvlText w:val="•"/>
      <w:lvlJc w:val="left"/>
      <w:pPr>
        <w:ind w:left="2024" w:hanging="161.99999999999977"/>
      </w:pPr>
      <w:rPr/>
    </w:lvl>
    <w:lvl w:ilvl="2">
      <w:start w:val="0"/>
      <w:numFmt w:val="bullet"/>
      <w:lvlText w:val="•"/>
      <w:lvlJc w:val="left"/>
      <w:pPr>
        <w:ind w:left="2928" w:hanging="162"/>
      </w:pPr>
      <w:rPr/>
    </w:lvl>
    <w:lvl w:ilvl="3">
      <w:start w:val="0"/>
      <w:numFmt w:val="bullet"/>
      <w:lvlText w:val="•"/>
      <w:lvlJc w:val="left"/>
      <w:pPr>
        <w:ind w:left="3832" w:hanging="162"/>
      </w:pPr>
      <w:rPr/>
    </w:lvl>
    <w:lvl w:ilvl="4">
      <w:start w:val="0"/>
      <w:numFmt w:val="bullet"/>
      <w:lvlText w:val="•"/>
      <w:lvlJc w:val="left"/>
      <w:pPr>
        <w:ind w:left="4736" w:hanging="162"/>
      </w:pPr>
      <w:rPr/>
    </w:lvl>
    <w:lvl w:ilvl="5">
      <w:start w:val="0"/>
      <w:numFmt w:val="bullet"/>
      <w:lvlText w:val="•"/>
      <w:lvlJc w:val="left"/>
      <w:pPr>
        <w:ind w:left="5640" w:hanging="162"/>
      </w:pPr>
      <w:rPr/>
    </w:lvl>
    <w:lvl w:ilvl="6">
      <w:start w:val="0"/>
      <w:numFmt w:val="bullet"/>
      <w:lvlText w:val="•"/>
      <w:lvlJc w:val="left"/>
      <w:pPr>
        <w:ind w:left="6544" w:hanging="162.0000000000009"/>
      </w:pPr>
      <w:rPr/>
    </w:lvl>
    <w:lvl w:ilvl="7">
      <w:start w:val="0"/>
      <w:numFmt w:val="bullet"/>
      <w:lvlText w:val="•"/>
      <w:lvlJc w:val="left"/>
      <w:pPr>
        <w:ind w:left="7448" w:hanging="162.0000000000009"/>
      </w:pPr>
      <w:rPr/>
    </w:lvl>
    <w:lvl w:ilvl="8">
      <w:start w:val="0"/>
      <w:numFmt w:val="bullet"/>
      <w:lvlText w:val="•"/>
      <w:lvlJc w:val="left"/>
      <w:pPr>
        <w:ind w:left="8352" w:hanging="162"/>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58"/>
    </w:pPr>
    <w:rPr>
      <w:rFonts w:ascii="Calibri" w:cs="Calibri" w:eastAsia="Calibri" w:hAnsi="Calibri"/>
      <w:b w:val="1"/>
      <w:bCs w:val="1"/>
      <w:sz w:val="24"/>
      <w:szCs w:val="24"/>
    </w:rPr>
  </w:style>
  <w:style w:type="paragraph" w:styleId="Heading2">
    <w:name w:val="heading 2"/>
    <w:basedOn w:val="Normal"/>
    <w:next w:val="Normal"/>
    <w:pPr>
      <w:ind w:left="958"/>
    </w:pPr>
    <w:rPr>
      <w:rFonts w:ascii="Calibri" w:cs="Calibri" w:eastAsia="Calibri" w:hAnsi="Calibri"/>
      <w:b w:val="1"/>
      <w:bCs w:val="1"/>
    </w:rPr>
  </w:style>
  <w:style w:type="paragraph" w:styleId="Heading3">
    <w:name w:val="heading 3"/>
    <w:basedOn w:val="Normal"/>
    <w:next w:val="Normal"/>
    <w:pPr>
      <w:ind w:left="1119" w:hanging="162.00000000000003"/>
    </w:pPr>
    <w:rPr>
      <w:rFonts w:ascii="Calibri" w:cs="Calibri" w:eastAsia="Calibri" w:hAnsi="Calibri"/>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kRezgHF8RrSP8PnXfEuSs4BDg==">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2019-09-13T00:00:00Z</vt:lpwstr>
  </property>
</Properties>
</file>