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0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6805"/>
        <w:tblGridChange w:id="0">
          <w:tblGrid>
            <w:gridCol w:w="6805"/>
          </w:tblGrid>
        </w:tblGridChange>
      </w:tblGrid>
      <w:tr>
        <w:trPr>
          <w:cantSplit w:val="0"/>
          <w:trHeight w:val="95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AUTORISATION DE DOMICILIATION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soussignée [civilite] [prenom] [nom] autorise la domiciliation de</w:t>
      </w:r>
      <w:sdt>
        <w:sdtPr>
          <w:id w:val="2088731658"/>
          <w:tag w:val="goog_rdk_0"/>
        </w:sdtPr>
        <w:sdtContent>
          <w:ins w:author="Albane Lallemand" w:id="0" w:date="2026-04-30T13:06:38Z"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la Société</w:t>
            </w:r>
          </w:ins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[denomination_societe] au capital de [capital_social] € en cours de formation, dans les locaux situés </w:t>
      </w:r>
      <w:sdt>
        <w:sdtPr>
          <w:id w:val="-1918754405"/>
          <w:tag w:val="goog_rdk_1"/>
        </w:sdtPr>
        <w:sdtContent>
          <w:ins w:author="Albane Lallemand" w:id="1" w:date="2026-04-30T13:06:46Z"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au</w:t>
            </w:r>
          </w:ins>
        </w:sdtContent>
      </w:sdt>
      <w:sdt>
        <w:sdtPr>
          <w:id w:val="-191982839"/>
          <w:tag w:val="goog_rdk_2"/>
        </w:sdtPr>
        <w:sdtContent>
          <w:del w:author="Albane Lallemand" w:id="1" w:date="2026-04-30T13:06:46Z"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delText xml:space="preserve">à</w:delText>
            </w:r>
          </w:del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[num_voie_siege] [voie_siege], [cp_siege] [ville_siege], pour une durée indéterminée.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Fait à [lieu_signature]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[date_signature]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248" w:firstLine="708.0000000000001"/>
        <w:rPr>
          <w:rFonts w:ascii="Roboto" w:cs="Roboto" w:eastAsia="Roboto" w:hAnsi="Roboto"/>
          <w:color w:val="ee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>[civilite] [prenom] [nom]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YUWxyrG69ImzAIXGpYKol0f+yQ==">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