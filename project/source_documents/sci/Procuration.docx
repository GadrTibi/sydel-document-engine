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tbl>
      <w:tblPr>
        <w:tblStyle w:val="Table1"/>
        <w:tblW w:w="6805.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6805"/>
        <w:tblGridChange w:id="0">
          <w:tblGrid>
            <w:gridCol w:w="6805"/>
          </w:tblGrid>
        </w:tblGridChange>
      </w:tblGrid>
      <w:tr>
        <w:trPr>
          <w:cantSplit w:val="0"/>
          <w:trHeight w:val="953" w:hRule="atLeast"/>
          <w:tblHeader w:val="0"/>
        </w:trPr>
        <w:tc>
          <w:tcPr/>
          <w:p w:rsidR="00000000" w:rsidDel="00000000" w:rsidP="00000000" w:rsidRDefault="00000000" w:rsidRPr="00000000" w14:paraId="00000003">
            <w:pPr>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Procuration</w:t>
            </w:r>
          </w:p>
        </w:tc>
      </w:tr>
    </w:tbl>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sz w:val="20"/>
          <w:szCs w:val="20"/>
        </w:rPr>
      </w:pPr>
      <w:bookmarkStart w:colFirst="0" w:colLast="0" w:name="_heading=h.yf88izahroep" w:id="0"/>
      <w:bookmarkEnd w:id="0"/>
      <w:r w:rsidDel="00000000" w:rsidR="00000000" w:rsidRPr="00000000">
        <w:rPr>
          <w:rFonts w:ascii="Roboto" w:cs="Roboto" w:eastAsia="Roboto" w:hAnsi="Roboto"/>
          <w:sz w:val="20"/>
          <w:szCs w:val="20"/>
          <w:rtl w:val="0"/>
        </w:rPr>
        <w:t xml:space="preserve">Je soussignée [civilite] [prenom] [nom], demeurant au [num_voie_perso] [voie_perso], [cp_perso] [ville_perso], </w:t>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Agissant en qualité de [fonction_dirigeant] de </w:t>
      </w:r>
      <w:sdt>
        <w:sdtPr>
          <w:id w:val="-1068069801"/>
          <w:tag w:val="goog_rdk_0"/>
        </w:sdtPr>
        <w:sdtContent>
          <w:ins w:author="Albane Lallemand" w:id="0" w:date="2026-04-30T13:07:10Z">
            <w:r w:rsidDel="00000000" w:rsidR="00000000" w:rsidRPr="00000000">
              <w:rPr>
                <w:rFonts w:ascii="Roboto" w:cs="Roboto" w:eastAsia="Roboto" w:hAnsi="Roboto"/>
                <w:sz w:val="20"/>
                <w:szCs w:val="20"/>
                <w:rtl w:val="0"/>
              </w:rPr>
              <w:t xml:space="preserve">la Société </w:t>
            </w:r>
          </w:ins>
        </w:sdtContent>
      </w:sdt>
      <w:sdt>
        <w:sdtPr>
          <w:id w:val="155376278"/>
          <w:tag w:val="goog_rdk_1"/>
        </w:sdtPr>
        <w:sdtContent>
          <w:del w:author="Albane Lallemand" w:id="0" w:date="2026-04-30T13:07:10Z">
            <w:r w:rsidDel="00000000" w:rsidR="00000000" w:rsidRPr="00000000">
              <w:rPr>
                <w:rFonts w:ascii="Roboto" w:cs="Roboto" w:eastAsia="Roboto" w:hAnsi="Roboto"/>
                <w:sz w:val="20"/>
                <w:szCs w:val="20"/>
                <w:rtl w:val="0"/>
              </w:rPr>
              <w:delText xml:space="preserve">[forme_sociale] </w:delText>
            </w:r>
          </w:del>
        </w:sdtContent>
      </w:sdt>
      <w:r w:rsidDel="00000000" w:rsidR="00000000" w:rsidRPr="00000000">
        <w:rPr>
          <w:rFonts w:ascii="Roboto" w:cs="Roboto" w:eastAsia="Roboto" w:hAnsi="Roboto"/>
          <w:sz w:val="20"/>
          <w:szCs w:val="20"/>
          <w:rtl w:val="0"/>
        </w:rPr>
        <w:t xml:space="preserve">[denomination_societe], dont le siège est situé [num_voie_siege] [voie_siege], [cp_siege] [ville_siege],</w:t>
      </w:r>
    </w:p>
    <w:p w:rsidR="00000000" w:rsidDel="00000000" w:rsidP="00000000" w:rsidRDefault="00000000" w:rsidRPr="00000000" w14:paraId="0000000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Donne par les présentes pouvoir à : </w:t>
      </w:r>
    </w:p>
    <w:p w:rsidR="00000000" w:rsidDel="00000000" w:rsidP="00000000" w:rsidRDefault="00000000" w:rsidRPr="00000000" w14:paraId="0000000B">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SYDEL</w:t>
      </w:r>
    </w:p>
    <w:p w:rsidR="00000000" w:rsidDel="00000000" w:rsidP="00000000" w:rsidRDefault="00000000" w:rsidRPr="00000000" w14:paraId="0000000C">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80 avenue Marceau, 75008 PARIS</w:t>
      </w:r>
    </w:p>
    <w:p w:rsidR="00000000" w:rsidDel="00000000" w:rsidP="00000000" w:rsidRDefault="00000000" w:rsidRPr="00000000" w14:paraId="0000000D">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sz w:val="20"/>
          <w:szCs w:val="20"/>
        </w:rPr>
      </w:pPr>
      <w:bookmarkStart w:colFirst="0" w:colLast="0" w:name="_heading=h.7h973pvo9cv6" w:id="1"/>
      <w:bookmarkEnd w:id="1"/>
      <w:r w:rsidDel="00000000" w:rsidR="00000000" w:rsidRPr="00000000">
        <w:rPr>
          <w:rFonts w:ascii="Roboto" w:cs="Roboto" w:eastAsia="Roboto" w:hAnsi="Roboto"/>
          <w:sz w:val="20"/>
          <w:szCs w:val="20"/>
          <w:rtl w:val="0"/>
        </w:rPr>
        <w:t xml:space="preserve">De pour moi et en mon nom faire tous dépôts, immatriculations, modifications, radiations et de recevoir le registre des bénéficiaires effectifs concernant mon entreprise auprès des registres.</w:t>
      </w:r>
    </w:p>
    <w:p w:rsidR="00000000" w:rsidDel="00000000" w:rsidP="00000000" w:rsidRDefault="00000000" w:rsidRPr="00000000" w14:paraId="0000000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L’exécution de ce mandat vaudra décharge au mandataire.</w:t>
      </w:r>
    </w:p>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pour servir et valoir ce que de droit.</w:t>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p>
    <w:p w:rsidR="00000000" w:rsidDel="00000000" w:rsidP="00000000" w:rsidRDefault="00000000" w:rsidRPr="00000000" w14:paraId="00000015">
      <w:pPr>
        <w:ind w:firstLine="6804"/>
        <w:rPr>
          <w:rFonts w:ascii="Roboto" w:cs="Roboto" w:eastAsia="Roboto" w:hAnsi="Roboto"/>
          <w:sz w:val="20"/>
          <w:szCs w:val="20"/>
        </w:rPr>
      </w:pPr>
      <w:r w:rsidDel="00000000" w:rsidR="00000000" w:rsidRPr="00000000">
        <w:rPr>
          <w:rFonts w:ascii="Roboto" w:cs="Roboto" w:eastAsia="Roboto" w:hAnsi="Roboto"/>
          <w:sz w:val="20"/>
          <w:szCs w:val="20"/>
          <w:rtl w:val="0"/>
        </w:rPr>
        <w:t xml:space="preserve"> [prenom] [nom]</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q8V82MPOv3nKgYUAZKuRywU7g==">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