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tabs>
          <w:tab w:val="left" w:leader="none" w:pos="6237"/>
        </w:tabs>
        <w:spacing w:before="134" w:lineRule="auto"/>
        <w:ind w:left="0" w:right="-56" w:firstLine="0"/>
        <w:rPr>
          <w:rFonts w:ascii="Roboto" w:cs="Roboto" w:eastAsia="Roboto" w:hAnsi="Roboto"/>
          <w:sz w:val="22"/>
          <w:szCs w:val="22"/>
          <w:u w:val="none"/>
        </w:rPr>
      </w:pPr>
      <w:r w:rsidDel="00000000" w:rsidR="00000000" w:rsidRPr="00000000">
        <w:rPr>
          <w:rFonts w:ascii="Roboto" w:cs="Roboto" w:eastAsia="Roboto" w:hAnsi="Roboto"/>
          <w:sz w:val="22"/>
          <w:szCs w:val="22"/>
          <w:u w:val="none"/>
          <w:rtl w:val="0"/>
        </w:rPr>
        <w:t xml:space="preserve">[denomination_societe]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237"/>
        </w:tabs>
        <w:spacing w:after="0" w:before="7" w:line="240" w:lineRule="auto"/>
        <w:ind w:left="0" w:right="-56" w:firstLine="0"/>
        <w:jc w:val="center"/>
        <w:rPr>
          <w:rFonts w:ascii="Roboto" w:cs="Roboto" w:eastAsia="Roboto" w:hAnsi="Roboto"/>
          <w:b w:val="1"/>
          <w:bCs w:val="1"/>
          <w:i w:val="0"/>
          <w:iCs w:val="0"/>
          <w:smallCaps w:val="0"/>
          <w:strike w:val="0"/>
          <w:sz w:val="22"/>
          <w:szCs w:val="22"/>
          <w:u w:val="none"/>
          <w:vertAlign w:val="baseline"/>
        </w:rPr>
      </w:pPr>
      <w:r w:rsidDel="00000000" w:rsidR="00000000" w:rsidRPr="00000000">
        <w:rPr>
          <w:rtl w:val="0"/>
        </w:rPr>
      </w:r>
    </w:p>
    <w:p w:rsidR="00000000" w:rsidDel="00000000" w:rsidP="00000000" w:rsidRDefault="00000000" w:rsidRPr="00000000" w14:paraId="00000003">
      <w:pPr>
        <w:pStyle w:val="Heading1"/>
        <w:tabs>
          <w:tab w:val="left" w:leader="none" w:pos="6237"/>
        </w:tabs>
        <w:spacing w:before="1" w:line="475" w:lineRule="auto"/>
        <w:ind w:left="0" w:right="-56" w:firstLine="0"/>
        <w:jc w:val="center"/>
        <w:rPr>
          <w:rFonts w:ascii="Roboto" w:cs="Roboto" w:eastAsia="Roboto" w:hAnsi="Roboto"/>
          <w:sz w:val="22"/>
          <w:szCs w:val="22"/>
          <w:u w:val="none"/>
        </w:rPr>
      </w:pPr>
      <w:r w:rsidDel="00000000" w:rsidR="00000000" w:rsidRPr="00000000">
        <w:rPr>
          <w:rFonts w:ascii="Roboto" w:cs="Roboto" w:eastAsia="Roboto" w:hAnsi="Roboto"/>
          <w:sz w:val="22"/>
          <w:szCs w:val="22"/>
          <w:u w:val="none"/>
          <w:rtl w:val="0"/>
        </w:rPr>
        <w:t xml:space="preserve">[forme_sociale] </w:t>
      </w:r>
    </w:p>
    <w:p w:rsidR="00000000" w:rsidDel="00000000" w:rsidP="00000000" w:rsidRDefault="00000000" w:rsidRPr="00000000" w14:paraId="00000004">
      <w:pPr>
        <w:pStyle w:val="Heading1"/>
        <w:tabs>
          <w:tab w:val="left" w:leader="none" w:pos="6237"/>
        </w:tabs>
        <w:spacing w:before="1" w:line="475" w:lineRule="auto"/>
        <w:ind w:left="0" w:right="-56" w:firstLine="0"/>
        <w:jc w:val="center"/>
        <w:rPr>
          <w:rFonts w:ascii="Roboto" w:cs="Roboto" w:eastAsia="Roboto" w:hAnsi="Roboto"/>
          <w:sz w:val="22"/>
          <w:szCs w:val="22"/>
          <w:u w:val="none"/>
        </w:rPr>
      </w:pPr>
      <w:r w:rsidDel="00000000" w:rsidR="00000000" w:rsidRPr="00000000">
        <w:rPr>
          <w:rFonts w:ascii="Roboto" w:cs="Roboto" w:eastAsia="Roboto" w:hAnsi="Roboto"/>
          <w:sz w:val="22"/>
          <w:szCs w:val="22"/>
          <w:u w:val="none"/>
          <w:rtl w:val="0"/>
        </w:rPr>
        <w:t xml:space="preserve">[mention_capital_variable]</w:t>
      </w:r>
    </w:p>
    <w:p w:rsidR="00000000" w:rsidDel="00000000" w:rsidP="00000000" w:rsidRDefault="00000000" w:rsidRPr="00000000" w14:paraId="00000005">
      <w:pPr>
        <w:pStyle w:val="Heading1"/>
        <w:tabs>
          <w:tab w:val="left" w:leader="none" w:pos="6237"/>
        </w:tabs>
        <w:spacing w:before="1" w:line="475" w:lineRule="auto"/>
        <w:ind w:left="0" w:right="-56" w:firstLine="0"/>
        <w:jc w:val="center"/>
        <w:rPr>
          <w:rFonts w:ascii="Roboto" w:cs="Roboto" w:eastAsia="Roboto" w:hAnsi="Roboto"/>
          <w:sz w:val="22"/>
          <w:szCs w:val="22"/>
          <w:u w:val="none"/>
        </w:rPr>
      </w:pPr>
      <w:r w:rsidDel="00000000" w:rsidR="00000000" w:rsidRPr="00000000">
        <w:rPr>
          <w:rFonts w:ascii="Roboto" w:cs="Roboto" w:eastAsia="Roboto" w:hAnsi="Roboto"/>
          <w:sz w:val="22"/>
          <w:szCs w:val="22"/>
          <w:u w:val="none"/>
          <w:rtl w:val="0"/>
        </w:rPr>
        <w:t xml:space="preserve">Au Capital minimum et effectif de [capital_social] euros</w:t>
      </w:r>
    </w:p>
    <w:p w:rsidR="00000000" w:rsidDel="00000000" w:rsidP="00000000" w:rsidRDefault="00000000" w:rsidRPr="00000000" w14:paraId="00000006">
      <w:pPr>
        <w:tabs>
          <w:tab w:val="left" w:leader="none" w:pos="6237"/>
        </w:tabs>
        <w:spacing w:before="1" w:lineRule="auto"/>
        <w:ind w:right="-56"/>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Siège Social : [num_voie_siege] [voie_siege] - [cp_siege] [ville_siege]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sz w:val="22"/>
          <w:szCs w:val="22"/>
          <w:u w:val="none"/>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2"/>
          <w:szCs w:val="22"/>
          <w:u w:val="none"/>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1530033</wp:posOffset>
                </wp:positionH>
                <wp:positionV relativeFrom="paragraph">
                  <wp:posOffset>246698</wp:posOffset>
                </wp:positionV>
                <wp:extent cx="3418204" cy="1052194"/>
                <wp:effectExtent b="0" l="0" r="0" t="0"/>
                <wp:wrapTopAndBottom distB="0" distT="0"/>
                <wp:docPr id="1" name=""/>
                <a:graphic>
                  <a:graphicData uri="http://schemas.microsoft.com/office/word/2010/wordprocessingShape">
                    <wps:wsp>
                      <wps:cNvSpPr/>
                      <wps:cNvPr id="2" name="Shape 2"/>
                      <wps:spPr>
                        <a:xfrm>
                          <a:off x="4492561" y="3258666"/>
                          <a:ext cx="3408679" cy="1042669"/>
                        </a:xfrm>
                        <a:custGeom>
                          <a:rect b="b" l="l" r="r" t="t"/>
                          <a:pathLst>
                            <a:path extrusionOk="0" h="1042669" w="3408679">
                              <a:moveTo>
                                <a:pt x="0" y="0"/>
                              </a:moveTo>
                              <a:lnTo>
                                <a:pt x="0" y="1042669"/>
                              </a:lnTo>
                              <a:lnTo>
                                <a:pt x="3408679" y="1042669"/>
                              </a:lnTo>
                              <a:lnTo>
                                <a:pt x="3408679" y="0"/>
                              </a:lnTo>
                              <a:close/>
                            </a:path>
                          </a:pathLst>
                        </a:custGeom>
                        <a:solidFill>
                          <a:srgbClr val="DFDFD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8.00000011920929" w:line="240"/>
                              <w:ind w:left="0" w:right="0" w:firstLine="0"/>
                              <w:jc w:val="left"/>
                              <w:textDirection w:val="btLr"/>
                            </w:pPr>
                          </w:p>
                          <w:p w:rsidR="00000000" w:rsidDel="00000000" w:rsidP="00000000" w:rsidRDefault="00000000" w:rsidRPr="00000000">
                            <w:pPr>
                              <w:spacing w:after="0" w:before="0" w:line="240"/>
                              <w:ind w:left="2021.0000610351562" w:right="2021.0000610351562" w:firstLine="2021.0000610351562"/>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r>
                          </w:p>
                          <w:p w:rsidR="00000000" w:rsidDel="00000000" w:rsidP="00000000" w:rsidRDefault="00000000" w:rsidRPr="00000000">
                            <w:pPr>
                              <w:spacing w:after="0" w:before="0" w:line="240"/>
                              <w:ind w:left="2021.0000610351562" w:right="2021.0000610351562" w:firstLine="2021.0000610351562"/>
                              <w:jc w:val="center"/>
                              <w:textDirection w:val="btLr"/>
                            </w:pPr>
                            <w:r w:rsidDel="00000000" w:rsidR="00000000" w:rsidRPr="00000000">
                              <w:rPr>
                                <w:rFonts w:ascii="Arial" w:cs="Arial" w:eastAsia="Arial" w:hAnsi="Arial"/>
                                <w:b w:val="1"/>
                                <w:i w:val="0"/>
                                <w:smallCaps w:val="0"/>
                                <w:strike w:val="0"/>
                                <w:color w:val="000000"/>
                                <w:sz w:val="28"/>
                                <w:u w:val="single"/>
                                <w:vertAlign w:val="baseline"/>
                              </w:rPr>
                            </w:r>
                            <w:r w:rsidDel="00000000" w:rsidR="00000000" w:rsidRPr="00000000">
                              <w:rPr>
                                <w:rFonts w:ascii="Arial" w:cs="Arial" w:eastAsia="Arial" w:hAnsi="Arial"/>
                                <w:b w:val="1"/>
                                <w:i w:val="0"/>
                                <w:smallCaps w:val="0"/>
                                <w:strike w:val="0"/>
                                <w:color w:val="000000"/>
                                <w:sz w:val="28"/>
                                <w:u w:val="single"/>
                                <w:vertAlign w:val="baseline"/>
                              </w:rPr>
                              <w:t xml:space="preserve">STATUTS</w:t>
                            </w:r>
                          </w:p>
                          <w:p w:rsidR="00000000" w:rsidDel="00000000" w:rsidP="00000000" w:rsidRDefault="00000000" w:rsidRPr="00000000">
                            <w:pPr>
                              <w:spacing w:after="0" w:before="0" w:line="240"/>
                              <w:ind w:left="2021.0000610351562" w:right="2021.0000610351562" w:firstLine="2021.0000610351562"/>
                              <w:jc w:val="center"/>
                              <w:textDirection w:val="btLr"/>
                            </w:pPr>
                            <w:r w:rsidDel="00000000" w:rsidR="00000000" w:rsidRPr="00000000">
                              <w:rPr>
                                <w:rFonts w:ascii="Arial" w:cs="Arial" w:eastAsia="Arial" w:hAnsi="Arial"/>
                                <w:b w:val="1"/>
                                <w:i w:val="0"/>
                                <w:smallCaps w:val="0"/>
                                <w:strike w:val="0"/>
                                <w:color w:val="000000"/>
                                <w:sz w:val="28"/>
                                <w:u w:val="single"/>
                                <w:vertAlign w:val="baseline"/>
                              </w:rPr>
                            </w:r>
                          </w:p>
                          <w:p w:rsidR="00000000" w:rsidDel="00000000" w:rsidP="00000000" w:rsidRDefault="00000000" w:rsidRPr="00000000">
                            <w:pPr>
                              <w:spacing w:after="0" w:before="0" w:line="240"/>
                              <w:ind w:left="2021.0000610351562" w:right="2021.0000610351562" w:firstLine="2021.0000610351562"/>
                              <w:jc w:val="center"/>
                              <w:textDirection w:val="btLr"/>
                            </w:pPr>
                            <w:r w:rsidDel="00000000" w:rsidR="00000000" w:rsidRPr="00000000">
                              <w:rPr>
                                <w:rFonts w:ascii="Arial" w:cs="Arial" w:eastAsia="Arial" w:hAnsi="Arial"/>
                                <w:b w:val="1"/>
                                <w:i w:val="0"/>
                                <w:smallCaps w:val="0"/>
                                <w:strike w:val="0"/>
                                <w:color w:val="000000"/>
                                <w:sz w:val="28"/>
                                <w:u w:val="single"/>
                                <w:vertAlign w:val="baseline"/>
                              </w:rPr>
                            </w:r>
                          </w:p>
                        </w:txbxContent>
                      </wps:txbx>
                      <wps:bodyPr anchorCtr="0" anchor="t" bIns="38100" lIns="0" spcFirstLastPara="1" rIns="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1530033</wp:posOffset>
                </wp:positionH>
                <wp:positionV relativeFrom="paragraph">
                  <wp:posOffset>246698</wp:posOffset>
                </wp:positionV>
                <wp:extent cx="3418204" cy="1052194"/>
                <wp:effectExtent b="0" l="0" r="0" t="0"/>
                <wp:wrapTopAndBottom distB="0" dist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3418204" cy="1052194"/>
                        </a:xfrm>
                        <a:prstGeom prst="rect"/>
                        <a:ln/>
                      </pic:spPr>
                    </pic:pic>
                  </a:graphicData>
                </a:graphic>
              </wp:anchor>
            </w:drawing>
          </mc:Fallback>
        </mc:AlternateConten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center"/>
        <w:rPr>
          <w:rFonts w:ascii="Roboto" w:cs="Roboto" w:eastAsia="Roboto" w:hAnsi="Roboto"/>
          <w:b w:val="1"/>
          <w:bCs w:val="1"/>
          <w:i w:val="0"/>
          <w:iCs w:val="0"/>
          <w:smallCaps w:val="0"/>
          <w:strike w:val="0"/>
          <w:sz w:val="20"/>
          <w:szCs w:val="20"/>
          <w:u w:val="none"/>
          <w:vertAlign w:val="baseline"/>
        </w:rPr>
        <w:sectPr>
          <w:headerReference r:id="rId8" w:type="default"/>
          <w:headerReference r:id="rId9" w:type="first"/>
          <w:headerReference r:id="rId10" w:type="even"/>
          <w:footerReference r:id="rId11" w:type="default"/>
          <w:footerReference r:id="rId12" w:type="first"/>
          <w:footerReference r:id="rId13" w:type="even"/>
          <w:pgSz w:h="16820" w:w="11880" w:orient="portrait"/>
          <w:pgMar w:bottom="1080" w:top="1580" w:left="1340" w:right="1240" w:header="720" w:footer="885"/>
          <w:pgNumType w:start="1"/>
        </w:sectPr>
      </w:pPr>
      <w:r w:rsidDel="00000000" w:rsidR="00000000" w:rsidRPr="00000000">
        <w:rPr>
          <w:rtl w:val="0"/>
        </w:rPr>
      </w:r>
    </w:p>
    <w:p w:rsidR="00000000" w:rsidDel="00000000" w:rsidP="00000000" w:rsidRDefault="00000000" w:rsidRPr="00000000" w14:paraId="00000017">
      <w:pPr>
        <w:spacing w:before="76" w:lineRule="auto"/>
        <w:ind w:left="659" w:right="795" w:firstLine="0"/>
        <w:rPr>
          <w:rFonts w:ascii="Roboto" w:cs="Roboto" w:eastAsia="Roboto" w:hAnsi="Roboto"/>
          <w:sz w:val="20"/>
          <w:szCs w:val="20"/>
        </w:rPr>
      </w:pPr>
      <w:r w:rsidDel="00000000" w:rsidR="00000000" w:rsidRPr="00000000">
        <w:rPr>
          <w:rFonts w:ascii="Roboto" w:cs="Roboto" w:eastAsia="Roboto" w:hAnsi="Roboto"/>
          <w:b w:val="1"/>
          <w:bCs w:val="1"/>
          <w:sz w:val="20"/>
          <w:szCs w:val="20"/>
          <w:u w:val="single"/>
          <w:rtl w:val="0"/>
        </w:rPr>
        <w:t xml:space="preserve">LES SOUSSIGNES</w:t>
      </w:r>
      <w:r w:rsidDel="00000000" w:rsidR="00000000" w:rsidRPr="00000000">
        <w:rPr>
          <w:rFonts w:ascii="Roboto" w:cs="Roboto" w:eastAsia="Roboto" w:hAnsi="Roboto"/>
          <w:b w:val="1"/>
          <w:bCs w:val="1"/>
          <w:sz w:val="20"/>
          <w:szCs w:val="20"/>
          <w:rtl w:val="0"/>
        </w:rPr>
        <w:t xml:space="preserve"> </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94" w:line="235" w:lineRule="auto"/>
        <w:ind w:left="1377" w:right="795" w:hanging="350.99999999999994"/>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[civilite_personne_1] [prenoms_personne_1] [nom_personne_1]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94" w:line="235" w:lineRule="auto"/>
        <w:ind w:left="1377" w:right="795" w:firstLine="0"/>
        <w:jc w:val="left"/>
        <w:rPr>
          <w:rFonts w:ascii="Roboto" w:cs="Roboto" w:eastAsia="Roboto" w:hAnsi="Roboto"/>
          <w:i w:val="0"/>
          <w:iCs w:val="0"/>
          <w:smallCaps w:val="0"/>
          <w:strike w:val="0"/>
          <w:sz w:val="20"/>
          <w:szCs w:val="20"/>
          <w:u w:val="none"/>
          <w:vertAlign w:val="baseline"/>
        </w:rPr>
      </w:pPr>
      <w:r w:rsidDel="00000000" w:rsidR="00000000" w:rsidRPr="00000000">
        <w:rPr>
          <w:rFonts w:ascii="Roboto" w:cs="Roboto" w:eastAsia="Roboto" w:hAnsi="Roboto"/>
          <w:i w:val="0"/>
          <w:iCs w:val="0"/>
          <w:smallCaps w:val="0"/>
          <w:strike w:val="0"/>
          <w:sz w:val="20"/>
          <w:szCs w:val="20"/>
          <w:u w:val="none"/>
          <w:vertAlign w:val="baseline"/>
          <w:rtl w:val="0"/>
        </w:rPr>
        <w:t xml:space="preserve">Né le [date_naissance_personne_1] à [ville_naissance_personne_1] ([departement_naissance_personne_1])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94" w:line="235" w:lineRule="auto"/>
        <w:ind w:left="1377"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i w:val="0"/>
          <w:iCs w:val="0"/>
          <w:smallCaps w:val="0"/>
          <w:strike w:val="0"/>
          <w:sz w:val="20"/>
          <w:szCs w:val="20"/>
          <w:u w:val="none"/>
          <w:vertAlign w:val="baseline"/>
          <w:rtl w:val="0"/>
        </w:rPr>
        <w:t xml:space="preserve">De nationalité [nationalite_personne_1]</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377"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[situation_maritale_personne_1]</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386"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Demeurant [num_voie_perso_personne_1] [voie_perso_personne_1] - [cp_perso_personne_1] [ville_perso_personne_1]</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21">
      <w:pPr>
        <w:pStyle w:val="Heading1"/>
        <w:numPr>
          <w:ilvl w:val="0"/>
          <w:numId w:val="8"/>
        </w:numPr>
        <w:tabs>
          <w:tab w:val="left" w:leader="none" w:pos="1386"/>
          <w:tab w:val="left" w:leader="none" w:pos="1387"/>
        </w:tabs>
        <w:spacing w:line="270" w:lineRule="auto"/>
        <w:ind w:left="1386" w:right="795" w:hanging="360.99999999999994"/>
        <w:rPr>
          <w:rFonts w:ascii="Roboto" w:cs="Roboto" w:eastAsia="Roboto" w:hAnsi="Roboto"/>
          <w:sz w:val="20"/>
          <w:szCs w:val="20"/>
          <w:u w:val="none"/>
        </w:rPr>
      </w:pPr>
      <w:r w:rsidDel="00000000" w:rsidR="00000000" w:rsidRPr="00000000">
        <w:rPr>
          <w:rFonts w:ascii="Roboto" w:cs="Roboto" w:eastAsia="Roboto" w:hAnsi="Roboto"/>
          <w:sz w:val="20"/>
          <w:szCs w:val="20"/>
          <w:u w:val="none"/>
          <w:rtl w:val="0"/>
        </w:rPr>
        <w:t xml:space="preserve">[civilite_personne_2] [prenoms_personne_2] [nom_personne_2]</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377"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Née le [date_naissance_personne_2] à [ville_naissance_personne_2]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377"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nationalité [nationalite_personne_2]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377"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[situation_maritale_personne_2]</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386"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Demeurant [num_voie_perso_personne_2] [voie_perso_personne_2] - [cp_perso_personne_2] [ville_perso_personne_2]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28">
      <w:pPr>
        <w:pStyle w:val="Heading1"/>
        <w:numPr>
          <w:ilvl w:val="0"/>
          <w:numId w:val="8"/>
        </w:numPr>
        <w:tabs>
          <w:tab w:val="left" w:leader="none" w:pos="1386"/>
          <w:tab w:val="left" w:leader="none" w:pos="1387"/>
        </w:tabs>
        <w:spacing w:before="1" w:line="272" w:lineRule="auto"/>
        <w:ind w:left="1386" w:right="795" w:hanging="360.99999999999994"/>
        <w:rPr>
          <w:rFonts w:ascii="Roboto" w:cs="Roboto" w:eastAsia="Roboto" w:hAnsi="Roboto"/>
          <w:sz w:val="20"/>
          <w:szCs w:val="20"/>
          <w:u w:val="none"/>
        </w:rPr>
      </w:pPr>
      <w:r w:rsidDel="00000000" w:rsidR="00000000" w:rsidRPr="00000000">
        <w:rPr>
          <w:rFonts w:ascii="Roboto" w:cs="Roboto" w:eastAsia="Roboto" w:hAnsi="Roboto"/>
          <w:sz w:val="20"/>
          <w:szCs w:val="20"/>
          <w:u w:val="none"/>
          <w:rtl w:val="0"/>
        </w:rPr>
        <w:t xml:space="preserve">[civilite_personne_3] [prenoms_personne_3] [nom_personne_3]</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377"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Née le [date_naissance_personne_3] à [ville_naissance_personne_3] ([departement_naissance_personne_3])</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1377"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nationalité [nationalite_personne_3]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1377"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[situation_maritale_personne_3]</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386"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Demeurant [num_voie_perso_personne_3] [voie_perso_personne_3] - [cp_perso_personne_3] [ville_perso_personne_3]</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37" w:lineRule="auto"/>
        <w:ind w:left="666"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Ont établi ainsi qu'il suit les statuts d'une [forme_sociale] devant exister entre eux.</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32">
      <w:pPr>
        <w:pStyle w:val="Heading1"/>
        <w:spacing w:before="176" w:lineRule="auto"/>
        <w:ind w:right="795" w:firstLine="659"/>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1 - FORME</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25"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Il est formé entre les propriétaires des parts ci-après créées et de celles qui pourront l'être ultérieurement, une Société civile régie par les articles 1832 à 1870-1 du Code civil et par les articles 1 à 59 du décret 78-704 du 3 juillet 1978, par toutes dispositions légales, ou réglementaires qui modifieraient ces textes et par les présents statuts.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36">
      <w:pPr>
        <w:pStyle w:val="Heading1"/>
        <w:ind w:right="795" w:firstLine="659"/>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2 - OBJET</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59"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Société a pour objet, dans la limite des opérations à caractère strictement civil, à l'exclusion de toute opération commerciale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0" w:line="237" w:lineRule="auto"/>
        <w:ind w:left="1386" w:right="795" w:hanging="360"/>
        <w:jc w:val="left"/>
        <w:rPr>
          <w:rFonts w:ascii="Roboto" w:cs="Roboto" w:eastAsia="Roboto" w:hAnsi="Roboto"/>
          <w:b w:val="0"/>
          <w:bCs w:val="0"/>
          <w:i w:val="0"/>
          <w:iCs w:val="0"/>
          <w:smallCaps w:val="0"/>
          <w:strike w:val="0"/>
          <w:sz w:val="20"/>
          <w:szCs w:val="20"/>
          <w:vertAlign w:val="baseline"/>
        </w:rPr>
      </w:pPr>
      <w:bookmarkStart w:colFirst="0" w:colLast="0" w:name="_heading=h.ektgdmtu26e3" w:id="0"/>
      <w:bookmarkEnd w:id="0"/>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L'acquisition, l’administration, l’exploitation et la gestion, la location, la disposition de tous biens et droits immobiliers.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0" w:line="237" w:lineRule="auto"/>
        <w:ind w:left="1386"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0" w:line="240" w:lineRule="auto"/>
        <w:ind w:left="1386" w:right="795" w:hanging="360"/>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Exceptionnellement, l’aliénation de ces mêmes biens, notamment au moyen de vente, échange ou apport en société.</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0" w:line="240" w:lineRule="auto"/>
        <w:ind w:left="1386"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87"/>
        </w:tabs>
        <w:spacing w:after="0" w:before="0" w:line="237" w:lineRule="auto"/>
        <w:ind w:left="1386" w:right="795"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propriété, l'administration et l'exploitation par bail, location ou autre de tous immeubles, bâtis ou non bâtis, dont la Société pourrait devenir propriétaire ultérieurement, par voie d'acquisition, échange, apport ou autrement.</w:t>
      </w:r>
    </w:p>
    <w:p w:rsidR="00000000" w:rsidDel="00000000" w:rsidP="00000000" w:rsidRDefault="00000000" w:rsidRPr="00000000" w14:paraId="0000003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87"/>
        </w:tabs>
        <w:spacing w:after="0" w:before="87" w:line="237" w:lineRule="auto"/>
        <w:ind w:left="1386" w:right="795"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mise en copropriété de tous immeubles, appartements, locaux séparés et droits ou jouissance exclusive et particulière portant sur des lots à fractions de lots, soit achevés, soit à terme ou en l'état futur d'achèvement. </w:t>
      </w:r>
    </w:p>
    <w:p w:rsidR="00000000" w:rsidDel="00000000" w:rsidP="00000000" w:rsidRDefault="00000000" w:rsidRPr="00000000" w14:paraId="0000004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87"/>
        </w:tabs>
        <w:spacing w:after="0" w:before="87" w:line="237" w:lineRule="auto"/>
        <w:ind w:left="1386" w:right="795"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L'organisation du patrimoine social en vue d'en faciliter la gestion et la transmission afin d'éviter qu'il ne soit livré aux aléas de l'indivision du patrimoine familial des associés,</w:t>
      </w:r>
    </w:p>
    <w:p w:rsidR="00000000" w:rsidDel="00000000" w:rsidP="00000000" w:rsidRDefault="00000000" w:rsidRPr="00000000" w14:paraId="0000004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87"/>
        </w:tabs>
        <w:spacing w:after="0" w:before="87" w:line="237" w:lineRule="auto"/>
        <w:ind w:left="1386" w:right="795"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propriété et la gestion d'un portefeuille de valeurs mobilières, droits sociaux ou tous autres titres, détenus en pleine propriété, nue-propriété ou usufruit, par voie d'achat, d'échange, d'apport, de souscriptions de parts, d'actions, obligations et de tous titres ou droits sociaux en général.</w:t>
      </w:r>
    </w:p>
    <w:p w:rsidR="00000000" w:rsidDel="00000000" w:rsidP="00000000" w:rsidRDefault="00000000" w:rsidRPr="00000000" w14:paraId="0000004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87"/>
        </w:tabs>
        <w:spacing w:after="0" w:before="0" w:line="237" w:lineRule="auto"/>
        <w:ind w:left="1386" w:right="795"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Tous emprunts avec ou sans garantie hypothécaire ayant pour but de permettre la réalisation de l'objet social.</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87"/>
        </w:tabs>
        <w:spacing w:after="0" w:before="0" w:line="237" w:lineRule="auto"/>
        <w:ind w:left="1386" w:right="795"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Et généralement, toutes opérations quelconques pouvant se rattacher directement ou indirectement à l'objet ci-dessus défini ou en faciliter la réalisation pourvu que ces opérations ne modifient en rien le caractère civil de la Société.</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6">
      <w:pPr>
        <w:pStyle w:val="Heading1"/>
        <w:ind w:right="795" w:firstLine="659"/>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3 - DENOMINATION</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59"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dénomination de la Société est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A">
      <w:pPr>
        <w:pStyle w:val="Heading1"/>
        <w:spacing w:before="90" w:lineRule="auto"/>
        <w:ind w:left="3547" w:right="-56" w:hanging="3547"/>
        <w:jc w:val="center"/>
        <w:rPr>
          <w:rFonts w:ascii="Roboto" w:cs="Roboto" w:eastAsia="Roboto" w:hAnsi="Roboto"/>
          <w:sz w:val="20"/>
          <w:szCs w:val="20"/>
          <w:u w:val="none"/>
        </w:rPr>
      </w:pPr>
      <w:r w:rsidDel="00000000" w:rsidR="00000000" w:rsidRPr="00000000">
        <w:rPr>
          <w:rFonts w:ascii="Roboto" w:cs="Roboto" w:eastAsia="Roboto" w:hAnsi="Roboto"/>
          <w:sz w:val="20"/>
          <w:szCs w:val="20"/>
          <w:u w:val="none"/>
          <w:rtl w:val="0"/>
        </w:rPr>
        <w:t xml:space="preserve">[denomination_societe]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actes et les documents émanant de la Société et destinés aux tiers, indiqueront cette dénomination sociale, ainsi que la mention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sz w:val="20"/>
          <w:szCs w:val="20"/>
          <w:rtl w:val="0"/>
        </w:rPr>
        <w:t xml:space="preserve">SCI</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 suivie de l'indication du montant du capital social, de la mention du capital variable et du numéro d'immatriculation au Registre du Commerce et des Sociétés, ainsi que de son siège social.</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F">
      <w:pPr>
        <w:pStyle w:val="Heading1"/>
        <w:ind w:right="795" w:firstLine="659"/>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4 - SIEGE SOCIAL</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siège social est fixé au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3">
      <w:pPr>
        <w:pStyle w:val="Heading1"/>
        <w:ind w:left="2460" w:right="795" w:firstLine="0"/>
        <w:rPr>
          <w:rFonts w:ascii="Roboto" w:cs="Roboto" w:eastAsia="Roboto" w:hAnsi="Roboto"/>
          <w:sz w:val="20"/>
          <w:szCs w:val="20"/>
          <w:u w:val="none"/>
        </w:rPr>
      </w:pPr>
      <w:r w:rsidDel="00000000" w:rsidR="00000000" w:rsidRPr="00000000">
        <w:rPr>
          <w:rFonts w:ascii="Roboto" w:cs="Roboto" w:eastAsia="Roboto" w:hAnsi="Roboto"/>
          <w:sz w:val="20"/>
          <w:szCs w:val="20"/>
          <w:u w:val="none"/>
          <w:rtl w:val="0"/>
        </w:rPr>
        <w:t xml:space="preserve">[num_voie_siege] [voie_siege] - [cp_siege] [ville_siege]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Il pourra être transféré en tout autre endroit dans la même ville et dans les départements limitrophes sur simple décision de la gérance, et partout en France par décision collective extraordinaire des associés.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8">
      <w:pPr>
        <w:pStyle w:val="Heading1"/>
        <w:spacing w:before="1" w:lineRule="auto"/>
        <w:ind w:right="795" w:firstLine="659"/>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5 - DUREE</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durée de la Société est fixée à quatre-vingt dix-neuf (99) années qui commenceront à courir à compter de son immatriculation au Registre du Commerce et des Sociétés, sauf les cas de prorogation ou de dissolution anticipée.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Un an au moins avant la date d'expiration de la Société, la gérance sera tenue de provoquer une décision des associés, à l'effet de décider, dans les conditions requises pour les décisions collectives à caractère extraordinaire, si la durée de la Société sera ou non prorogée.</w:t>
      </w:r>
    </w:p>
    <w:p w:rsidR="00000000" w:rsidDel="00000000" w:rsidP="00000000" w:rsidRDefault="00000000" w:rsidRPr="00000000" w14:paraId="0000005D">
      <w:pPr>
        <w:pStyle w:val="Heading1"/>
        <w:spacing w:before="90" w:lineRule="auto"/>
        <w:ind w:right="795" w:firstLine="659"/>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5E">
      <w:pPr>
        <w:pStyle w:val="Heading1"/>
        <w:spacing w:before="90" w:lineRule="auto"/>
        <w:ind w:right="795" w:firstLine="659"/>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6 - APPORTS</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59"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associés effectuent les apports en numéraire suivants qui sont intégralement libérés.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62">
      <w:pPr>
        <w:pStyle w:val="Heading1"/>
        <w:spacing w:line="272" w:lineRule="auto"/>
        <w:ind w:right="795" w:firstLine="659"/>
        <w:rPr>
          <w:rFonts w:ascii="Roboto" w:cs="Roboto" w:eastAsia="Roboto" w:hAnsi="Roboto"/>
          <w:sz w:val="20"/>
          <w:szCs w:val="20"/>
          <w:u w:val="none"/>
        </w:rPr>
      </w:pPr>
      <w:r w:rsidDel="00000000" w:rsidR="00000000" w:rsidRPr="00000000">
        <w:rPr>
          <w:rFonts w:ascii="Roboto" w:cs="Roboto" w:eastAsia="Roboto" w:hAnsi="Roboto"/>
          <w:sz w:val="20"/>
          <w:szCs w:val="20"/>
          <w:u w:val="none"/>
          <w:rtl w:val="0"/>
        </w:rPr>
        <w:t xml:space="preserve">[civilite_personne_1] [prenoms_personne_1] [nom_personne_1]</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659"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somme de [apport_lettres_personne_1]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euros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41"/>
        </w:tabs>
        <w:spacing w:after="0" w:before="0" w:line="275" w:lineRule="auto"/>
        <w:ind w:left="659"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ci</w:t>
        <w:tab/>
        <w:t xml:space="preserve">[apport_personne_1] euros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66">
      <w:pPr>
        <w:pStyle w:val="Heading1"/>
        <w:spacing w:line="272" w:lineRule="auto"/>
        <w:ind w:right="795" w:firstLine="659"/>
        <w:rPr>
          <w:rFonts w:ascii="Roboto" w:cs="Roboto" w:eastAsia="Roboto" w:hAnsi="Roboto"/>
          <w:sz w:val="20"/>
          <w:szCs w:val="20"/>
          <w:u w:val="none"/>
        </w:rPr>
      </w:pPr>
      <w:r w:rsidDel="00000000" w:rsidR="00000000" w:rsidRPr="00000000">
        <w:rPr>
          <w:rFonts w:ascii="Roboto" w:cs="Roboto" w:eastAsia="Roboto" w:hAnsi="Roboto"/>
          <w:sz w:val="20"/>
          <w:szCs w:val="20"/>
          <w:u w:val="none"/>
          <w:rtl w:val="0"/>
        </w:rPr>
        <w:t xml:space="preserve">[civilite_personne_2] [prenoms_personne_2] [nom_personne_2]</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659"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somme de [apport_lettres_personne_2] euros,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81"/>
        </w:tabs>
        <w:spacing w:after="0" w:before="0" w:line="275" w:lineRule="auto"/>
        <w:ind w:left="659"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ci</w:t>
        <w:tab/>
        <w:t xml:space="preserve">[apport_personne_2] euros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6A">
      <w:pPr>
        <w:pStyle w:val="Heading1"/>
        <w:spacing w:line="272" w:lineRule="auto"/>
        <w:ind w:right="795" w:firstLine="659"/>
        <w:rPr>
          <w:rFonts w:ascii="Roboto" w:cs="Roboto" w:eastAsia="Roboto" w:hAnsi="Roboto"/>
          <w:sz w:val="20"/>
          <w:szCs w:val="20"/>
          <w:u w:val="none"/>
        </w:rPr>
      </w:pPr>
      <w:r w:rsidDel="00000000" w:rsidR="00000000" w:rsidRPr="00000000">
        <w:rPr>
          <w:rFonts w:ascii="Roboto" w:cs="Roboto" w:eastAsia="Roboto" w:hAnsi="Roboto"/>
          <w:sz w:val="20"/>
          <w:szCs w:val="20"/>
          <w:u w:val="none"/>
          <w:rtl w:val="0"/>
        </w:rPr>
        <w:t xml:space="preserve">[civilite_personne_3] [prenoms_personne_3] [nom_personne_3]</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659"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somme de [apport_lettres_personne_3] euros,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81"/>
        </w:tabs>
        <w:spacing w:after="0" w:before="0" w:line="275" w:lineRule="auto"/>
        <w:ind w:left="659"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ci</w:t>
        <w:tab/>
        <w:t xml:space="preserve">[apport_personne_3] euros</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4496435</wp:posOffset>
                </wp:positionH>
                <wp:positionV relativeFrom="paragraph">
                  <wp:posOffset>164465</wp:posOffset>
                </wp:positionV>
                <wp:extent cx="762000" cy="12700"/>
                <wp:effectExtent b="0" l="0" r="0" t="0"/>
                <wp:wrapTopAndBottom distB="0" distT="0"/>
                <wp:docPr id="2" name=""/>
                <a:graphic>
                  <a:graphicData uri="http://schemas.microsoft.com/office/word/2010/wordprocessingShape">
                    <wps:wsp>
                      <wps:cNvSpPr/>
                      <wps:cNvPr id="3" name="Shape 3"/>
                      <wps:spPr>
                        <a:xfrm>
                          <a:off x="5815900" y="3779365"/>
                          <a:ext cx="762000" cy="1270"/>
                        </a:xfrm>
                        <a:custGeom>
                          <a:rect b="b" l="l" r="r" t="t"/>
                          <a:pathLst>
                            <a:path extrusionOk="0" h="1270" w="762000">
                              <a:moveTo>
                                <a:pt x="0" y="0"/>
                              </a:moveTo>
                              <a:lnTo>
                                <a:pt x="7620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4496435</wp:posOffset>
                </wp:positionH>
                <wp:positionV relativeFrom="paragraph">
                  <wp:posOffset>164465</wp:posOffset>
                </wp:positionV>
                <wp:extent cx="762000" cy="12700"/>
                <wp:effectExtent b="0" l="0" r="0" t="0"/>
                <wp:wrapTopAndBottom distB="0" dist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762000" cy="12700"/>
                        </a:xfrm>
                        <a:prstGeom prst="rect"/>
                        <a:ln/>
                      </pic:spPr>
                    </pic:pic>
                  </a:graphicData>
                </a:graphic>
              </wp:anchor>
            </w:drawing>
          </mc:Fallback>
        </mc:AlternateConten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81"/>
        </w:tabs>
        <w:spacing w:after="0" w:before="90" w:line="275" w:lineRule="auto"/>
        <w:ind w:left="659"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SOIT AU TOTAL</w:t>
        <w:tab/>
        <w:t xml:space="preserve">[capital_social] euros</w:t>
      </w:r>
    </w:p>
    <w:p w:rsidR="00000000" w:rsidDel="00000000" w:rsidP="00000000" w:rsidRDefault="00000000" w:rsidRPr="00000000" w14:paraId="00000070">
      <w:pPr>
        <w:ind w:left="709" w:right="795"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associés déclarent et reconnaissent que la somme libérée, d’un montant de [capital_social] euros, a été déposée intégralement et avant ce jour, au crédit d'un compte ouvert, au nom de la société en formation, à la banque [nom_banque], [adresse_banque].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795"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72">
      <w:pPr>
        <w:pStyle w:val="Heading1"/>
        <w:ind w:right="795" w:firstLine="659"/>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7 - CAPITAL SOCIAL</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709"/>
        <w:jc w:val="left"/>
        <w:rPr>
          <w:rFonts w:ascii="Roboto" w:cs="Roboto" w:eastAsia="Roboto" w:hAnsi="Roboto"/>
          <w:b w:val="0"/>
          <w:bCs w:val="0"/>
          <w:i w:val="0"/>
          <w:iCs w:val="0"/>
          <w:smallCaps w:val="0"/>
          <w:strike w:val="0"/>
          <w:sz w:val="20"/>
          <w:szCs w:val="20"/>
          <w:u w:val="single"/>
          <w:vertAlign w:val="baseline"/>
        </w:rPr>
      </w:pPr>
      <w:r w:rsidDel="00000000" w:rsidR="00000000" w:rsidRPr="00000000">
        <w:rPr>
          <w:rFonts w:ascii="Roboto" w:cs="Roboto" w:eastAsia="Roboto" w:hAnsi="Roboto"/>
          <w:b w:val="0"/>
          <w:bCs w:val="0"/>
          <w:i w:val="0"/>
          <w:iCs w:val="0"/>
          <w:smallCaps w:val="0"/>
          <w:strike w:val="0"/>
          <w:sz w:val="20"/>
          <w:szCs w:val="20"/>
          <w:u w:val="single"/>
          <w:vertAlign w:val="baseline"/>
          <w:rtl w:val="0"/>
        </w:rPr>
        <w:t xml:space="preserve">7.1 Répartition du capital</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59"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capital social est variable. Le capital social effectif s'élève à la somme de [capital_lettres] ([capital_social]) euros.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Il est divisé en [nb_parts_lettres] ([nb_parts]) parts d’un ([valeur_nominale_part]) euro chacune, réparties comme suit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79">
      <w:pPr>
        <w:pStyle w:val="Heading1"/>
        <w:numPr>
          <w:ilvl w:val="0"/>
          <w:numId w:val="7"/>
        </w:numPr>
        <w:tabs>
          <w:tab w:val="left" w:leader="none" w:pos="799"/>
        </w:tabs>
        <w:spacing w:line="272" w:lineRule="auto"/>
        <w:ind w:left="798" w:right="795" w:hanging="140"/>
        <w:rPr>
          <w:rFonts w:ascii="Roboto" w:cs="Roboto" w:eastAsia="Roboto" w:hAnsi="Roboto"/>
          <w:sz w:val="20"/>
          <w:szCs w:val="20"/>
          <w:u w:val="none"/>
        </w:rPr>
      </w:pPr>
      <w:r w:rsidDel="00000000" w:rsidR="00000000" w:rsidRPr="00000000">
        <w:rPr>
          <w:rFonts w:ascii="Roboto" w:cs="Roboto" w:eastAsia="Roboto" w:hAnsi="Roboto"/>
          <w:sz w:val="20"/>
          <w:szCs w:val="20"/>
          <w:u w:val="none"/>
          <w:rtl w:val="0"/>
        </w:rPr>
        <w:t xml:space="preserve">[civilite_personne_1] [prenoms_personne_1] [nom_personne_1]</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02"/>
        </w:tabs>
        <w:spacing w:after="0" w:before="0" w:line="237" w:lineRule="auto"/>
        <w:ind w:left="779"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 concurrence de [nb_parts_lettres_personne_1] parts, ci</w:t>
        <w:tab/>
        <w:t xml:space="preserve">[nb_parts_personne_1] parts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7C">
      <w:pPr>
        <w:pStyle w:val="Heading1"/>
        <w:numPr>
          <w:ilvl w:val="0"/>
          <w:numId w:val="7"/>
        </w:numPr>
        <w:tabs>
          <w:tab w:val="left" w:leader="none" w:pos="799"/>
        </w:tabs>
        <w:spacing w:line="272" w:lineRule="auto"/>
        <w:ind w:left="798" w:right="795" w:hanging="140"/>
        <w:rPr>
          <w:rFonts w:ascii="Roboto" w:cs="Roboto" w:eastAsia="Roboto" w:hAnsi="Roboto"/>
          <w:sz w:val="20"/>
          <w:szCs w:val="20"/>
          <w:u w:val="none"/>
        </w:rPr>
      </w:pPr>
      <w:r w:rsidDel="00000000" w:rsidR="00000000" w:rsidRPr="00000000">
        <w:rPr>
          <w:rFonts w:ascii="Roboto" w:cs="Roboto" w:eastAsia="Roboto" w:hAnsi="Roboto"/>
          <w:sz w:val="20"/>
          <w:szCs w:val="20"/>
          <w:u w:val="none"/>
          <w:rtl w:val="0"/>
        </w:rPr>
        <w:t xml:space="preserve">[civilite_personne_2] [prenoms_personne_2] [nom_personne_2]</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2"/>
        </w:tabs>
        <w:spacing w:after="0" w:before="0" w:line="237" w:lineRule="auto"/>
        <w:ind w:left="779"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 concurrence de [nb_parts_lettres_personne_2] parts, ci</w:t>
        <w:tab/>
        <w:t xml:space="preserve">[nb_parts_personne_2] parts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7F">
      <w:pPr>
        <w:pStyle w:val="Heading1"/>
        <w:spacing w:line="275" w:lineRule="auto"/>
        <w:ind w:right="795" w:firstLine="659"/>
        <w:rPr>
          <w:rFonts w:ascii="Roboto" w:cs="Roboto" w:eastAsia="Roboto" w:hAnsi="Roboto"/>
          <w:sz w:val="20"/>
          <w:szCs w:val="20"/>
          <w:u w:val="none"/>
        </w:rPr>
      </w:pPr>
      <w:sdt>
        <w:sdtPr>
          <w:id w:val="1834817374"/>
          <w:tag w:val="goog_rdk_0"/>
        </w:sdtPr>
        <w:sdtContent>
          <w:r w:rsidDel="00000000" w:rsidR="00000000" w:rsidRPr="00000000">
            <w:rPr>
              <w:rFonts w:ascii="Roboto" w:cs="Roboto" w:eastAsia="Roboto" w:hAnsi="Roboto"/>
              <w:sz w:val="20"/>
              <w:szCs w:val="20"/>
              <w:u w:val="none"/>
              <w:rtl w:val="0"/>
              <w:rPrChange w:author="Albane Lallemand" w:id="0" w:date="2026-04-30T13:05:04Z">
                <w:rPr>
                  <w:rFonts w:ascii="Roboto" w:cs="Roboto" w:eastAsia="Roboto" w:hAnsi="Roboto"/>
                  <w:b w:val="0"/>
                  <w:bCs w:val="0"/>
                  <w:sz w:val="20"/>
                  <w:szCs w:val="20"/>
                  <w:u w:val="none"/>
                </w:rPr>
              </w:rPrChange>
            </w:rPr>
            <w:t xml:space="preserve">- [civilite_personne_3] [prenoms_personne_3] [nom_personne_3]</w:t>
          </w:r>
        </w:sdtContent>
      </w:sdt>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922"/>
        </w:tabs>
        <w:spacing w:after="0" w:before="0" w:line="240" w:lineRule="auto"/>
        <w:ind w:left="779"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 concurrence de [nb_parts_lettres_personne_3] parts, ci</w:t>
        <w:tab/>
        <w:t xml:space="preserve">[nb_parts_personne_3] parts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4446270</wp:posOffset>
                </wp:positionH>
                <wp:positionV relativeFrom="paragraph">
                  <wp:posOffset>162560</wp:posOffset>
                </wp:positionV>
                <wp:extent cx="609600" cy="12700"/>
                <wp:effectExtent b="0" l="0" r="0" t="0"/>
                <wp:wrapTopAndBottom distB="0" distT="0"/>
                <wp:docPr id="3" name=""/>
                <a:graphic>
                  <a:graphicData uri="http://schemas.microsoft.com/office/word/2010/wordprocessingShape">
                    <wps:wsp>
                      <wps:cNvSpPr/>
                      <wps:cNvPr id="4" name="Shape 4"/>
                      <wps:spPr>
                        <a:xfrm>
                          <a:off x="5892100" y="3779365"/>
                          <a:ext cx="609600" cy="1270"/>
                        </a:xfrm>
                        <a:custGeom>
                          <a:rect b="b" l="l" r="r" t="t"/>
                          <a:pathLst>
                            <a:path extrusionOk="0" h="1270" w="609600">
                              <a:moveTo>
                                <a:pt x="0" y="0"/>
                              </a:moveTo>
                              <a:lnTo>
                                <a:pt x="6096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4446270</wp:posOffset>
                </wp:positionH>
                <wp:positionV relativeFrom="paragraph">
                  <wp:posOffset>162560</wp:posOffset>
                </wp:positionV>
                <wp:extent cx="609600" cy="12700"/>
                <wp:effectExtent b="0" l="0" r="0" t="0"/>
                <wp:wrapTopAndBottom distB="0" dist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09600" cy="12700"/>
                        </a:xfrm>
                        <a:prstGeom prst="rect"/>
                        <a:ln/>
                      </pic:spPr>
                    </pic:pic>
                  </a:graphicData>
                </a:graphic>
              </wp:anchor>
            </w:drawing>
          </mc:Fallback>
        </mc:AlternateConten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946"/>
        </w:tabs>
        <w:spacing w:after="0" w:before="90" w:line="275" w:lineRule="auto"/>
        <w:ind w:left="659"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SOIT AU TOTAL</w:t>
        <w:tab/>
        <w:t xml:space="preserve">[nb_parts] parts</w:t>
      </w:r>
    </w:p>
    <w:p w:rsidR="00000000" w:rsidDel="00000000" w:rsidP="00000000" w:rsidRDefault="00000000" w:rsidRPr="00000000" w14:paraId="00000084">
      <w:pPr>
        <w:shd w:fill="ffffff" w:val="clear"/>
        <w:ind w:left="709" w:right="795"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5">
      <w:pPr>
        <w:shd w:fill="ffffff" w:val="clear"/>
        <w:ind w:left="709" w:right="795"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6">
      <w:pPr>
        <w:shd w:fill="ffffff" w:val="clear"/>
        <w:ind w:left="709" w:right="795"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Il ne sera délivré aucun titre représentant les parts sociales. Les droits de chaque associé résulteront seulement des présents statuts et des actes ultérieurs modifiant le capital social ou constatant les cessions régulièrement consenties.</w:t>
      </w:r>
    </w:p>
    <w:p w:rsidR="00000000" w:rsidDel="00000000" w:rsidP="00000000" w:rsidRDefault="00000000" w:rsidRPr="00000000" w14:paraId="00000087">
      <w:pPr>
        <w:shd w:fill="ffffff" w:val="clear"/>
        <w:ind w:left="709" w:right="795"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8">
      <w:pPr>
        <w:shd w:fill="ffffff" w:val="clear"/>
        <w:ind w:left="709" w:right="795"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capital social peut être augmenté ou réduit dans les conditions prévues par la loi en vertu d’une décision extraordinaire des associés. Toutefois, aucune augmentation de capital en numéraire ne peut être réalisée tant que le capital n’est pas entièrement libéré.</w:t>
      </w:r>
    </w:p>
    <w:p w:rsidR="00000000" w:rsidDel="00000000" w:rsidP="00000000" w:rsidRDefault="00000000" w:rsidRPr="00000000" w14:paraId="00000089">
      <w:pPr>
        <w:shd w:fill="ffffff" w:val="clear"/>
        <w:ind w:left="709" w:right="795"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A">
      <w:pPr>
        <w:shd w:fill="ffffff" w:val="clear"/>
        <w:ind w:left="709" w:right="795"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propriété d’une part emporte de plein droit adhésion aux présents statuts.</w:t>
      </w:r>
    </w:p>
    <w:p w:rsidR="00000000" w:rsidDel="00000000" w:rsidP="00000000" w:rsidRDefault="00000000" w:rsidRPr="00000000" w14:paraId="0000008B">
      <w:pPr>
        <w:shd w:fill="ffffff" w:val="clear"/>
        <w:ind w:left="709" w:right="795"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C">
      <w:pPr>
        <w:shd w:fill="ffffff" w:val="clear"/>
        <w:ind w:left="709" w:right="795"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Chaque part est indivisible à l’égard de la société.</w:t>
      </w:r>
    </w:p>
    <w:p w:rsidR="00000000" w:rsidDel="00000000" w:rsidP="00000000" w:rsidRDefault="00000000" w:rsidRPr="00000000" w14:paraId="0000008D">
      <w:pPr>
        <w:shd w:fill="ffffff" w:val="clear"/>
        <w:ind w:left="709" w:right="795"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E">
      <w:pPr>
        <w:shd w:fill="ffffff" w:val="clear"/>
        <w:spacing w:after="390" w:lineRule="auto"/>
        <w:ind w:left="709" w:right="795"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héritiers ou les créanciers d’un associé, ne peuvent sous quelque prétexte que ce soit, requérir l’apposition des scellés sur les biens de la société, en demander la licitation, ni s’immiscer en aucune manière dans les actes de son administration, même par la demande par voie de justice, d’un administrateur judiciaire ; ils doivent, pour l’exercice de leurs droits, s’en rapporter exclusivement aux états de situation annuelle, et aux décisions collectives des associés.</w:t>
      </w:r>
    </w:p>
    <w:p w:rsidR="00000000" w:rsidDel="00000000" w:rsidP="00000000" w:rsidRDefault="00000000" w:rsidRPr="00000000" w14:paraId="0000008F">
      <w:pPr>
        <w:shd w:fill="ffffff" w:val="clear"/>
        <w:ind w:left="709" w:right="795" w:firstLine="0"/>
        <w:jc w:val="both"/>
        <w:rPr>
          <w:rFonts w:ascii="Roboto" w:cs="Roboto" w:eastAsia="Roboto" w:hAnsi="Roboto"/>
          <w:sz w:val="20"/>
          <w:szCs w:val="20"/>
          <w:u w:val="single"/>
        </w:rPr>
      </w:pPr>
      <w:r w:rsidDel="00000000" w:rsidR="00000000" w:rsidRPr="00000000">
        <w:rPr>
          <w:rFonts w:ascii="Roboto" w:cs="Roboto" w:eastAsia="Roboto" w:hAnsi="Roboto"/>
          <w:sz w:val="20"/>
          <w:szCs w:val="20"/>
          <w:u w:val="single"/>
          <w:rtl w:val="0"/>
        </w:rPr>
        <w:t xml:space="preserve">7.2 Variabilité du capital</w:t>
      </w:r>
    </w:p>
    <w:p w:rsidR="00000000" w:rsidDel="00000000" w:rsidP="00000000" w:rsidRDefault="00000000" w:rsidRPr="00000000" w14:paraId="00000090">
      <w:pPr>
        <w:shd w:fill="ffffff" w:val="clear"/>
        <w:ind w:left="709" w:right="795"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1">
      <w:pPr>
        <w:shd w:fill="ffffff" w:val="clear"/>
        <w:spacing w:after="390" w:lineRule="auto"/>
        <w:ind w:left="709" w:right="795"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capital est variable. Conformément aux articles L. 231-1 et suivants du Code de commerce, le capital est susceptible d’accroissement par les versements des associés ou ceux résultant de l’admission de nouveaux associés et de diminution par la reprise des apports des associés. </w:t>
      </w:r>
    </w:p>
    <w:p w:rsidR="00000000" w:rsidDel="00000000" w:rsidP="00000000" w:rsidRDefault="00000000" w:rsidRPr="00000000" w14:paraId="00000092">
      <w:pPr>
        <w:ind w:left="709" w:right="795"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capital minimum de la société est fixé à la somme de [capital_lettres] euros ([capital_social] €). </w:t>
      </w:r>
    </w:p>
    <w:p w:rsidR="00000000" w:rsidDel="00000000" w:rsidP="00000000" w:rsidRDefault="00000000" w:rsidRPr="00000000" w14:paraId="00000093">
      <w:pPr>
        <w:ind w:left="709" w:right="795"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capital social autorisé de la société peut atteindre la somme de [capital_autorise_lettres] euros ([capital_autorise] €).</w:t>
      </w:r>
    </w:p>
    <w:p w:rsidR="00000000" w:rsidDel="00000000" w:rsidP="00000000" w:rsidRDefault="00000000" w:rsidRPr="00000000" w14:paraId="00000094">
      <w:pPr>
        <w:ind w:left="709" w:right="795"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capital social pourra librement varier entre ces deux montants. Il peut être augmenté par des versements successifs des Associés et par l’arrivée de nouveaux Associés souscrivant de nouvelles parts sociales. Il peut être réduit par la reprise totale ou partielle des apports effectués. Les parts nouvelles ainsi souscrites devront être libérées dans les conditions fixées par la loi et selon les modalités fixées par la gérance de la société.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capital social ne pourra descendre en dessous du capital social minimum ou passer au-dessus du capital social autorisé sans que les statuts n’aient auparavant été modifiés en conséquence.</w:t>
      </w:r>
    </w:p>
    <w:p w:rsidR="00000000" w:rsidDel="00000000" w:rsidP="00000000" w:rsidRDefault="00000000" w:rsidRPr="00000000" w14:paraId="00000098">
      <w:pPr>
        <w:pStyle w:val="Heading1"/>
        <w:spacing w:before="76" w:lineRule="auto"/>
        <w:ind w:right="795" w:firstLine="659"/>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99">
      <w:pPr>
        <w:pStyle w:val="Heading1"/>
        <w:spacing w:before="76" w:lineRule="auto"/>
        <w:ind w:right="795" w:firstLine="659"/>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8 - MODIFICATIONS DU CAPITAL SOCIAL</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capital social peut, sur décision de l'assemblée générale extraordinaire, être augmenté par la création de parts nouvelles ou par élévation du nominal des parts anciennes, soit au moyen d'apports en numéraire ou en nature, soit par compensation avec des créances liquides et exigibles des souscripteurs sur la Société, soit par incorporation de réserves ou de bénéfices.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attributaires de parts, s'ils n'ont pas déjà la qualité d'associé, devront être agréés dans les conditions de l'article 17 des présents statuts.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cas d'augmentation de capital en numéraire, chaque associé bénéficie, proportionnellement au nombre de parts qu'il possède, d'un droit préférentiel de souscription aux parts nouvelles émises en représentation de l'augmentation de capital.</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Ce droit préférentiel de souscription peut être cédé par les voies civiles conformément aux dispositions de l'article 1690 du Code civil. Le cas échéant, le cessionnaire doit être agréé dans les conditions de l'article 17 des présents statuts.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Pour le cas où un associé n'exercerait que partiellement son droit de souscription, les parts non souscrites par lui pourront être souscrites par les autres associés ou seulement par certains d'entre eux, proportionnellement à leurs droits dans le capital social et dans la limite de leurs demandes.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 toutes les parts nouvelles ne sont pas souscrites à titre réductible, les parts non souscrites pourront l'être par des tiers étrangers à la Société, sous réserve de leur agrément dans les conditions de l'article 17 des présents statuts.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 défaut, l'augmentation de capital n'est pas réalisée.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conditions d'exercice du droit préférentiel de souscription sont fixées par la gérance.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Toutefois, le délai d'exercice du droit préférentiel de souscription ne peut être inférieur à trente jours.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associés pourront, lors de la décision collective d'augmentation de capital, renoncer, en totalité ou en partie, à leur droit préférentiel de souscription.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capital peut être réduit, sur décision de l'assemblée générale extraordinaire, au moyen du remboursement, du rachat ou de l'annulation des parts existantes ou de leur échange contre de nouvelles parts d'un montant identique ou inférieur, ayant ou non le même nominal.</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2">
      <w:pPr>
        <w:pStyle w:val="Heading1"/>
        <w:ind w:left="666" w:right="795" w:firstLine="0"/>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9 - AVANCES A LA SOCIETE</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Chaque associé pourra, avec le consentement de la gérance, consentir à la Société toutes avances utiles aux conditions d'intérêts et de remboursement fixées en accord avec la gérance au moment du versement.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Ces modalités pourront résulter de simples mentions dans la comptabilité.</w:t>
      </w:r>
    </w:p>
    <w:p w:rsidR="00000000" w:rsidDel="00000000" w:rsidP="00000000" w:rsidRDefault="00000000" w:rsidRPr="00000000" w14:paraId="000000B7">
      <w:pPr>
        <w:pStyle w:val="Heading1"/>
        <w:spacing w:before="76" w:lineRule="auto"/>
        <w:ind w:right="795" w:firstLine="659"/>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B8">
      <w:pPr>
        <w:pStyle w:val="Heading1"/>
        <w:spacing w:before="76" w:lineRule="auto"/>
        <w:ind w:right="795" w:firstLine="659"/>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10 - TITRES DES ASSOCIES</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parts ne peuvent être représentées par des titres négociables.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titre de chaque associé résultera seulement des présentes, des actes qui pourraient modifier le capital social et des cessions qui seraient ultérieurement consenties.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Une copie ou un extrait de ces actes, certifié par le gérant, sera délivré à chacun des associés sur sa demande.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1">
      <w:pPr>
        <w:pStyle w:val="Heading1"/>
        <w:ind w:left="666" w:right="795" w:firstLine="0"/>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11 - DROITS ATTACHES AUX PARTS</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Chaque part donne droit dans la propriété de l’actif social et dans la répartition des bénéfices à une fraction proportionnelle au nombre de parts existantes.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Elle donne également droit de participer aux décisions collectives des associés.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droits et obligations attachés à chaque part la suivent en quelque main qu’elle passe.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propriété d’une part emporte de plein droit adhésion aux statuts et aux décisions des associés.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E">
      <w:pPr>
        <w:pStyle w:val="Heading1"/>
        <w:ind w:right="795" w:firstLine="659"/>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12 - INDIVISIBILITE DES PARTS</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Chaque part est indivisible à l'égard de la Société.</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propriétaires indivis de parts sont tenus, pour l'exercice de leurs droits, de se faire représenter auprès de la Société par l'un d'entre eux ou par un mandataire commun choisi parmi les autres associés ou en dehors d'eux.</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cas de désaccord, le mandataire sera désigné en justice à la demande du plus diligent.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Lorsqu’une part sociale est grevée d'un usufruit, le droit de vote appartient à l’usufruitier pour toutes les décisions prises en assemblée ou dans un acte.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nu-propriétaire est convoqué aux assemblées. Sa voix est prise à titre consultatif.</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A">
      <w:pPr>
        <w:pStyle w:val="Heading1"/>
        <w:ind w:left="666" w:right="795" w:firstLine="0"/>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13 - REUNION DE TOUTES LES PARTS EN UNE SEULE MAIN</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L'appartenance de l'usufruit de toutes les parts à une même personne est sans conséquence sur l'existence de la Société.</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réunion de toutes les parts en une seule main n'entraîne pas la dissolution immédiate de la Société. Toutefois, à défaut de régularisation de la situation dans le délai d'un an, tout intéressé peut demander la dissolution judiciaire de la Société.</w:t>
      </w:r>
    </w:p>
    <w:p w:rsidR="00000000" w:rsidDel="00000000" w:rsidP="00000000" w:rsidRDefault="00000000" w:rsidRPr="00000000" w14:paraId="000000DF">
      <w:pPr>
        <w:pStyle w:val="Heading1"/>
        <w:spacing w:before="76" w:lineRule="auto"/>
        <w:ind w:left="666" w:right="795" w:firstLine="0"/>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E0">
      <w:pPr>
        <w:pStyle w:val="Heading1"/>
        <w:spacing w:before="76" w:lineRule="auto"/>
        <w:ind w:left="666" w:right="795" w:firstLine="0"/>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14 - SCELLES</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héritiers et ayants droit ou créanciers d’un associé ne peuvent, sous quelque prétexte que ce soit, requérir l’apposition des scellés sur les biens et droits de la Société, ou demander le partage ou la licitation, ni s’immiscer d’aucune manière dans les actes de son administration.</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4">
      <w:pPr>
        <w:pStyle w:val="Heading1"/>
        <w:ind w:left="666" w:right="795" w:firstLine="0"/>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15 - RESPONSABILITE DES ASSOCIES</w:t>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25" w:lineRule="auto"/>
        <w:ind w:left="666"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associés répondent indéfiniment des dettes sociales à proportion de leur part dans le capital social à la date de l’exigibilité ou au jour de la cessation des paiements.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666"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créanciers ne peuvent poursuivre le paiement des dettes sociales contre un associé qu’après avoir préalablement et vainement poursuivi la personne morale.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B">
      <w:pPr>
        <w:pStyle w:val="Heading1"/>
        <w:ind w:left="666" w:right="795" w:firstLine="0"/>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16 – DECES ET INCAPACITE D’UN ASSOCIE</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27"/>
        </w:tabs>
        <w:spacing w:after="0" w:before="10" w:line="237" w:lineRule="auto"/>
        <w:ind w:left="1026" w:right="795"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Société n'est pas dissoute par le décès d'un ou plusieurs des associés, gérants ou non. Elle continue de plein droit entre les associés survivants et les ayants-droits de l’associé décédé, entendus comme ses héritiers, et le cas échéant, ses légataires ou représentants légaux.</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7"/>
        </w:tabs>
        <w:spacing w:after="0" w:before="10" w:line="237" w:lineRule="auto"/>
        <w:ind w:left="102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même, l'absence, l'incapacité civile, la déconfiture, la liquidation ou le redressement judiciaire ou la faillite personnelle de l'un ou plusieurs de ses associés ne met pas fin à la Société et, à moins qu'une décision collective des associés n'en prononce la dissolution, celle-ci continue entre les autres associés, à charge par eux de rembourser à l'associé absent, frappé d'incapacité ou en état de liquidation ou de redressement judiciaire ou de faillite personnelle ou à son représentant légal ou judiciaire, soit par voie de réduction de capital, soit par voie de rachat, au choix des associés demeurés en Société, de la manière et dans les conditions et proportions entre eux qu'ils jugeront convenables, le montant des parts qu'il pourrait alors posséder d'après leur valeur au jour de l'ouverture du droit de rachat déterminée dans les conditions prévues par l'article 1843-4 du Code Civil.</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montant du remboursement sera payable dans les trois mois du rapport de l'expert chargé de déterminer cette valeur, sans qu'il soit dû d'intérêts.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héritiers ainsi que tous les autres représentants des associés absents, décédés ou frappés d'incapacité civile ne peuvent, soit en cours de la Société, soit au cours des opérations de liquidation, faire apposer les scellés sur les biens de la Société, en demander la licitation, ou le partage, ni s'immiscer en aucune manière dans son administration.</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Ils doivent, pour l'exercice de leurs droits, s'en rapporter exclusivement aux comptes annuels et aux décisions de l'assemblée générale des associés statuant dans les conditions prévues ci-après.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27"/>
        </w:tabs>
        <w:spacing w:after="0" w:before="0" w:line="237" w:lineRule="auto"/>
        <w:ind w:left="1026" w:right="795"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retrait total ou partiel d'un associé doit être autorisé à l'unanimité de ses coassociés ou par décision de justice pour justes motifs.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 le retrait est notifié par lettre recommandée.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demande de retrait doit être notifiée à la gérance et à tous les associés par lettre recommandée avec demande d'avis de réception.</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27"/>
        </w:tabs>
        <w:spacing w:after="0" w:before="0" w:line="237" w:lineRule="auto"/>
        <w:ind w:left="1026" w:right="795"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L'associé qui se retire a droit uniquement au remboursement de la valeur de ses parts déterminée, à défaut d'accord amiable, conformément aux dispositions de l'article 1843-4 du Code civil.</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honoraires d'expertise sont à la charge, moitié de la Société, moitié de l'associé retrayant.</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retrait entraîne l'annulation des parts de l'associé retrayant et réduction corrélative du capital social.</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remboursement des parts interviendra dans le délai d'un mois au plus tard après l'approbation des comptes de l'exercice en cours à la date du retrait, sans qu'il soit dû d'intérêts.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 la valeur des parts est déterminée par expertise, le remboursement des parts interviendra au plus tard un mois après la date de remise du rapport de l'expert chargé de déterminer cette valeur, sans qu'il soit dû d'intérêts.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0" w:right="795"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1"/>
          <w:bCs w:val="1"/>
          <w:i w:val="0"/>
          <w:iCs w:val="0"/>
          <w:smallCaps w:val="0"/>
          <w:strike w:val="0"/>
          <w:sz w:val="20"/>
          <w:szCs w:val="20"/>
          <w:u w:val="single"/>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ARTICLE 17 – RETRAIT D’UN ASSOCIE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09">
      <w:pPr>
        <w:spacing w:line="276" w:lineRule="auto"/>
        <w:ind w:left="666" w:right="645"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Sans préjudice des droits des tiers, un associé peut se retirer totalement ou partiellement de la Société après autorisation donnée par la collectivité des associés statuant dans les conditions de majorité prévues pour les décisions extraordinaires. Ce retrait peut être autorisé pour juste motif par une décision de justice.</w:t>
      </w:r>
    </w:p>
    <w:p w:rsidR="00000000" w:rsidDel="00000000" w:rsidP="00000000" w:rsidRDefault="00000000" w:rsidRPr="00000000" w14:paraId="0000010A">
      <w:pPr>
        <w:spacing w:line="276"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B">
      <w:pPr>
        <w:spacing w:line="276" w:lineRule="auto"/>
        <w:ind w:left="666" w:right="645"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demande de retrait est notifiée à la Société et aux associés par lettre recommandée avec demande d'avis de réception.</w:t>
      </w:r>
    </w:p>
    <w:p w:rsidR="00000000" w:rsidDel="00000000" w:rsidP="00000000" w:rsidRDefault="00000000" w:rsidRPr="00000000" w14:paraId="0000010C">
      <w:pPr>
        <w:spacing w:line="276" w:lineRule="auto"/>
        <w:ind w:left="666" w:right="645"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D">
      <w:pPr>
        <w:spacing w:line="276" w:lineRule="auto"/>
        <w:ind w:left="666" w:right="645"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retrait de l’associé se fait par le rachat de ses parts par la société ou par les autres associés (ou un tiers désigné), dans les conditions prévues à l’article 18 des présents statuts, avec réduction corrélative du capital en cas de rachat par la société. </w:t>
      </w:r>
    </w:p>
    <w:p w:rsidR="00000000" w:rsidDel="00000000" w:rsidP="00000000" w:rsidRDefault="00000000" w:rsidRPr="00000000" w14:paraId="0000010E">
      <w:pPr>
        <w:spacing w:line="276" w:lineRule="auto"/>
        <w:ind w:left="666" w:right="645"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F">
      <w:pPr>
        <w:spacing w:line="276" w:lineRule="auto"/>
        <w:ind w:left="666" w:right="645"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L'associé qui se retire a droit au remboursement de la valeur de ses parts fixée, à défaut d'accord amiable, par un expert désigné conformément à l'article 1843-4 du Code civil. Si le bien qu'il a apporté et dont les parts concernées ont constitué la rémunération, se trouve encore en nature dans l'actif social lors du retrait, l'associé peut se le faire attribuer, à charge de soulte, s'il y a lieu, conformément au troisième alinéa de l'article 1844-9 du Code civil.</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1">
      <w:pPr>
        <w:pStyle w:val="Heading1"/>
        <w:ind w:right="795" w:firstLine="659"/>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18 - CESSION DE PARTS</w:t>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27"/>
        </w:tabs>
        <w:spacing w:after="0" w:before="90" w:line="240" w:lineRule="auto"/>
        <w:ind w:left="1026" w:right="795" w:hanging="360.99999999999994"/>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cession des parts doit être constatée par acte authentique ou sous seing privé.</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27"/>
        </w:tabs>
        <w:spacing w:after="0" w:before="0" w:line="237" w:lineRule="auto"/>
        <w:ind w:left="1026" w:right="795"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 cession doit, conformément à l'article 1690 du Code civil, être signifiée à la Société ou acceptée par elle dans un acte authentique. La cession n'est opposable aux tiers qu'après accomplissement de ces formalités et le dépôt au Registre du Commerce et des Sociétés d’une copie de l'acte authentique s’il est notarié ou d’un original s’il est sous signature privée.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27"/>
        </w:tabs>
        <w:spacing w:after="0" w:before="0" w:line="237" w:lineRule="auto"/>
        <w:ind w:left="1026" w:right="795"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parts sont librement cessibles entre associés et entre le conjoint, les ascendants ou descendants du cédant.</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27"/>
        </w:tabs>
        <w:spacing w:after="0" w:before="0" w:line="237" w:lineRule="auto"/>
        <w:ind w:left="1026" w:right="795"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 cession de parts à titre onéreux ou gratuit à des tiers non associés est soumise au respect du droit de préemption conféré aux associés et ce, dans les conditions ci- après.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B">
      <w:pPr>
        <w:pStyle w:val="Heading1"/>
        <w:spacing w:before="1" w:line="272" w:lineRule="auto"/>
        <w:ind w:left="100" w:right="795" w:firstLine="620"/>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Préemption</w:t>
      </w:r>
      <w:r w:rsidDel="00000000" w:rsidR="00000000" w:rsidRPr="00000000">
        <w:rPr>
          <w:rtl w:val="0"/>
        </w:rPr>
      </w:r>
    </w:p>
    <w:p w:rsidR="00000000" w:rsidDel="00000000" w:rsidP="00000000" w:rsidRDefault="00000000" w:rsidRPr="00000000" w14:paraId="0000011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387"/>
        </w:tabs>
        <w:spacing w:after="0" w:before="0" w:line="237" w:lineRule="auto"/>
        <w:ind w:left="1386" w:right="795"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L'associé cédant notifie à la gérance et à chacun des associés par lettre recommandée avec demande d'avis de réception, ou par mail, son projet de cession mentionnant : le nombre de parts concernées ; les informations sur le cessionnaire envisagé : nom, prénoms, adresse et nationalité ou s'il s'agit d'une personne morale dénomination, siège social, numéro d’immatriculation au registre du commerce et des sociétés, montant et répartition du capital, identité de ses dirigeants sociaux ; le prix et les conditions de la cession projetée.</w:t>
      </w:r>
    </w:p>
    <w:p w:rsidR="00000000" w:rsidDel="00000000" w:rsidP="00000000" w:rsidRDefault="00000000" w:rsidRPr="00000000" w14:paraId="0000011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387"/>
        </w:tabs>
        <w:spacing w:after="0" w:before="87" w:line="237" w:lineRule="auto"/>
        <w:ind w:left="1386" w:right="795"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date de réception de la notification de l'associé cédant fait courir un délai de trois (3) mois, à l'expiration duquel, si les droits de préemption n'ont pas été exercés en totalité sur les parts concernées, le cédant pourra réaliser librement la cession projetée sous réserve de respecter la procédure d'agrément prévue ci- après.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Chaque associé bénéficie d'un droit de préemption sur les parts faisant l'objet du projet de cession. Ce droit de préemption est exercé par notification au gérant dans les deux (2) mois au plus tard de la réception de la notification ci-dessus visée.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Par exception, la cession de la totalité de ses propres parts au profit de sa holding patrimoniale, sous réserve que le capital de cette holding demeure contrôlé par la Partie qui procède à ce Transfert, est exclu du droit de préemption.</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Cette notification est effectuée par lettre recommandée avec demande d'avis de réception précisant le nombre de parts que chaque associé souhaite acquérir.</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 l'expiration du délai de deux mois prévu ci-dessus et avant celle du délai de trois mois fixé ci-dessus, le gérant doit notifier à l'associé cédant par lettre recommandée avec demande d'avis de réception les résultats de la préemption.</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 les droits de préemption exercés sont supérieurs au nombre de parts dont la cession est envisagée, les parts concernées sont réparties par le gérant entre les associés qui ont notifié leur volonté d'acquérir au prorata de leur participation au capital de la Société et dans la limite de leurs demandes.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 les droits de préemption sont inférieurs au nombre de parts dont la cession est envisagée, les droits de préemption sont réputés n'avoir jamais été exercés et l'associé cédant est libre de réaliser la cession au profit du cessionnaire mentionné dans sa notification, sous réserve de respecter la procédure d'agrément prévue ci-après.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cas d'exercice du droit de préemption, la cession des parts devra être réalisée dans un délai de trente </w:t>
      </w:r>
      <w:r w:rsidDel="00000000" w:rsidR="00000000" w:rsidRPr="00000000">
        <w:rPr>
          <w:rFonts w:ascii="Roboto" w:cs="Roboto" w:eastAsia="Roboto" w:hAnsi="Roboto"/>
          <w:b w:val="0"/>
          <w:bCs w:val="0"/>
          <w:i w:val="1"/>
          <w:iCs w:val="1"/>
          <w:smallCaps w:val="0"/>
          <w:strike w:val="0"/>
          <w:sz w:val="20"/>
          <w:szCs w:val="20"/>
          <w:u w:val="none"/>
          <w:vertAlign w:val="baseline"/>
          <w:rtl w:val="0"/>
        </w:rPr>
        <w:t xml:space="preserve">(</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30) jours moyennant le prix mentionné dans la notification de l'associé cédant.</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2E">
      <w:pPr>
        <w:pStyle w:val="Heading1"/>
        <w:ind w:right="795" w:firstLine="659"/>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Agrément</w:t>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 cession de parts à titre onéreux ou gratuit à des tiers non associés est soumise au consentement de la majorité des associés représentant les deux tiers des parts, cette majorité étant déterminée compte tenu de la personne et des parts de l'associé cédant.</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 l'effet d'obtenir le consentement à la cession envisagée, l'associé qui désire céder tout ou partie de ses parts doit notifier son projet de cession à la Société et à chacun de ses co-associés, avec l'indication mentionnant : le nombre de parts concernées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informations sur le cessionnaire envisagé : nom, prénoms, adresse et nationalité ou s'il s'agit d'une personne morale dénomination, siège social, numéro d’immatriculation au registre du commerce et des sociétés, montant et répartition du capital, identité de ses dirigeants sociaux ; le prix et les conditions de la cession projetée.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Dans les huit jours suivant la notification faite à la Société, la gérance est tenue de provoquer une décision de la collectivité des associés sur l'agrément de la cession, cette décision, qui n'a pas à être motivée, s'applique obligatoirement à la totalité des parts objet de la cession projetée, elle est immédiatement notifiée au cédant.</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 la gérance n'a pas fait connaître au cédant la décision des associés dans les délais de trois mois à compter de la dernière des notifications prévues ci avant, le consentement à la cession est réputé acquis.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 la collectivité des associés, dûment consultée n'a pas agréé le projet de cession, les associés sont tenus, dans le délai de trois mois à compter de ce refus, d'acquérir ou de faire acquérir la totalité des parts ayant fait l'objet du refus d'agrément, à un prix fixé dans les conditions prévues à l'article 1843-4 du Code Civil.</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Ce délai peut, à la demande de la gérance, être prolongé une seule fois par décision de justice, et sans que cette prolongation puisse excéder six mois.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Société, par décision collective extraordinaire des associés, peut également avec le consentement de l'associé cédant, décider dans le même délai et si elle l'estime préférable, de racheter les parts dont la cession était envisagée, par voie de réduction du capital social, au prix déterminé dans les conditions, ci-dessus prévues.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frais et honoraires d'expertise sont supportés pour moitié par le cédant, et pour moitié solidairement par les acquéreurs, qui les répartissent entre eux au prorata du nombre des parts acquises.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 le rachat des parts ne peut intervenir pour une cause quelconque, les frais et honoraires d'expertise sont supportés exclusivement par les personnes ayant fait défaut ou ayant renoncé.</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cas d'exercice de la faculté de rachat des parts, le prix est payé comptant, sauf convention contraire intervenue directement entre le cédant et le ou les cessionnaires.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Toutefois, si le rachat est effectué par la Société, un délai de paiement qui ne saurait excéder deux ans peut, sur justification, être accordé à la Société par décision de justice, les sommes dues alors par la Société portant intérêt au taux légal majoré de deux points.</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Dans la même hypothèse du rachat des parts et en vue de régulariser la mutation au profit du ou des acquéreurs, la gérance invitera le cédant, huit jours à l'avance, à signer l'acte de cession authentique ou sous seing privé.</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Passé ce délai, et si le cédant ne s'est pas présenté pour signer l'acte de cession, la mutation des parts est régularisée d'office par déclaration de la gérance en la forme authentique sans qu'il soit besoin du concours ni de la signature du défaillant.</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Notification de cette mutation est faite audit défaillant dans la quinzaine de sa date, et il est invité à se présenter personnellement ou par mandataire régulier au siège de la Société, pour recevoir le prix de la cession en fournissant toutes les justifications utiles.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 à l'expiration du délai de trois mois prévu ci-dessus, aucune des solutions de rachat prévues au présent paragraphe n'est intervenue, l'associé cédant peut réaliser la cession initialement prévue qui n'avait pas été agréée, à la condition toutefois qu'il possède les parts qui en font l'objet, depuis deux ans au moins, aucun délai minimum de possession n'étant toutefois exigé lorsque ces parts ont été recueillies par voie de succession, de liquidation de communauté de biens entre époux ou de donation par son conjoint ou par un ascendant ou descendant.</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 la condition de délai minimum de détention n'est pas remplie, l'associé cédant reste propriétaire de ses parts en cas de refus d'agrément.</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27"/>
        </w:tabs>
        <w:spacing w:after="0" w:before="0" w:line="237" w:lineRule="auto"/>
        <w:ind w:left="1026" w:right="795"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cas de vente forcée aux enchères publiques, l'adjudication ne peut être prononcée que sous réserve de l'agrément de l'adjudicataire et de l'exercice éventuel des droits de rachat des associés ou de la Société.</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conséquence, aussitôt après adjudication, la demande d'agrément est notifiée dans les conditions prévues ci-dessus.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prix versé par l'adjudicataire reste consigné entre les mains de l'Officier Ministériel ayant procédé à l'adjudication, jusqu'à agrément ou intervention du rachat en cas de refus d'agrément. Dans le premier cas, les fonds sont versés à qui de droit, dans le second cas, ils sont restitués à l'adjudicataire évincé, sans intérêt.</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prix de rachat par les associés ou la Société, en cas de refus d'agrément, est versé entre les mains de l'Officier Ministériel, pour être remis à qui de droit, et à défaut d'intervention de l'associé, exécuté à l'acte de rachat, la gérance procède par voie de déclaration devant Notaire.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Toutefois, si la Société a donné son consentement à un projet de nantissement de parts, ce consentement portera agrément du cessionnaire en cas de réalisation forcée des parts nanties, conformément aux dispositions de l'article 2078 alinéas 1er du Code Civil, à moins que la Société ne préfère après la cession, racheter sans délai les parts en vue de réduire son capital.</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 projet de nantissement de parts est soumis à agrément dans les conditions édictées ci-dessus. Le consentement donné au projet de nantissement de parts emporte agrément du cessionnaire en cas de réalisation forcée des parts.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5C">
      <w:pPr>
        <w:pStyle w:val="Heading1"/>
        <w:ind w:left="666" w:right="795" w:firstLine="0"/>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19 - TRANSMISSION PAR DECES DES PARTS</w:t>
      </w: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27"/>
        </w:tabs>
        <w:spacing w:after="0" w:before="93" w:line="237" w:lineRule="auto"/>
        <w:ind w:left="1026" w:right="795"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cas de décès d'un associé, la Société continue entre les associés survivants et les héritiers, légataires, conjoint ou partenaire lié par un pacte civil de solidarité de l'associé décédé. Le conjoint, le partenaire lié par un pacte civil de solidarité ainsi que les héritiers en ligne directe (ascendants et descendants) deviennent associés de plein droit. En revanche, tout autre héritier ou légataire des parts du défunt ne pourra devenir associé qu'après agrément des associés survivants.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27"/>
        </w:tabs>
        <w:spacing w:after="0" w:before="0" w:line="237" w:lineRule="auto"/>
        <w:ind w:left="1026" w:right="795"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Sans la possibilité pour les autres associés de faire valoir le droit de préemption, les héritiers associés de plein droit et ceux soumis à agrément, c’est-à-dire, les héritiers, légataires, conjoint, partenaire lié par un pacte civil de solidarité de l'associé décédé, doivent justifier de leur qualité dans les trois mois du décès par la production de l'expédition d'un acte de notoriété ou de l'extrait d'un intitulé d'inventaire.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7"/>
        </w:tabs>
        <w:spacing w:after="0" w:before="10" w:line="237" w:lineRule="auto"/>
        <w:ind w:left="102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27"/>
        </w:tabs>
        <w:spacing w:after="0" w:before="0" w:line="237" w:lineRule="auto"/>
        <w:ind w:left="1026" w:right="795"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ce qui concerne les héritiers soumis à agrément, le délai d’agrément commence à compter de la production de l'expédition d'un acte de notoriété ou de l'extrait d'un intitulé d'inventaire, justifiant de leur qualité. Ainsi, l'agrément auquel sont soumis les intéressés doit être donné dans le mois de cette production.</w:t>
      </w:r>
    </w:p>
    <w:p w:rsidR="00000000" w:rsidDel="00000000" w:rsidP="00000000" w:rsidRDefault="00000000" w:rsidRPr="00000000" w14:paraId="00000163">
      <w:pPr>
        <w:tabs>
          <w:tab w:val="left" w:leader="none" w:pos="1027"/>
        </w:tabs>
        <w:spacing w:line="237" w:lineRule="auto"/>
        <w:ind w:right="795"/>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 cet effet dans les huit jours qui suivent cette dernière, la gérance doit adresser à chacun des associés survivants une lettre recommandée avec avis de réception leur faisant part du décès, mentionnant les qualités des héritiers et légataires, l'agrément sollicité et rappelant le nombre de parts dont le défunt était propriétaire.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Chaque associé survivant doit, dans les quinze jours qui suivent l'envoi de cette lettre faire connaître par lettre recommandée avec avis de réception s'il accepte ou s'il rejette l'agrément sollicité. En cas de rejet, il doit indiquer le nombre de parts qu'il se propose de racheter.</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décision d'agrément est prise à la majorité des associés représentant les deux tiers des parts, abstraction faite des parts du défunt. Cette décision est notifiée dans le délai de six mois, à compter de la survenance du décès aux héritiers et légataires. A défaut, ceux-ci sont réputés agréés.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cas de pluralité d'offres d'associés survivants, ceux-ci sont réputés acquéreurs à proportion du nombre de parts détenues par chacun d'eux au jour du décès et dans la limite de leur demande.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 aucun associé ne se porte acquéreur comme dans les cas où les offres d'achat ne portent pas sur la totalité des parts soumises à l'agrément ou si les candidats acquéreurs n'acceptent pas la valeur de rachat fixée pour les parts de l'associé décédé la Société est tenue de racheter ces parts en vue de leur annulation.</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27"/>
        </w:tabs>
        <w:spacing w:after="0" w:before="0" w:line="237" w:lineRule="auto"/>
        <w:ind w:left="1026" w:right="795"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prix de rachat des parts de l'associé décédé, par les associés survivants et/ou par la Société en vue d'annulation est égal à la valeur réelle des parts au jour du décès.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valeur réelle des parts est, à défaut d'accord entre les parties déterminée par un expert désigné soit par les parties, soit par ordonnance du Président du Tribunal de Grande Instance statuant en la forme du référé et sans recours possible.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prix est payable comptant lors de la réalisation des cessions ou de la décision de réduction du capital social, lesquelles doivent intervenir dans le mois de la détermination définitive du prix. Il est stipulé que le ou les acquéreurs auront seuls droit à la totalité des dividendes afférents à l'exercice en cours.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réalisation des rachats après la détermination définitive du prix de rachat est constatée soit par un seul acte pour tous les associés, soit par autant d'actes qu'il existe d'acquéreurs.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27"/>
        </w:tabs>
        <w:spacing w:after="0" w:before="0" w:line="237" w:lineRule="auto"/>
        <w:ind w:left="1026" w:right="795"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 défaut de réalisation du rachat ou de la réduction du capital social dans le délai d'un an à compter de la survenance du décès, les héritiers ou légataires ou le conjoint sont réputés agréés en tant qu'associés de la Société.</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79">
      <w:pPr>
        <w:pStyle w:val="Heading1"/>
        <w:spacing w:line="237" w:lineRule="auto"/>
        <w:ind w:right="795" w:firstLine="659"/>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20 - TRANSMISSION PAR DECES OU EN SUITE DE</w:t>
      </w:r>
      <w:r w:rsidDel="00000000" w:rsidR="00000000" w:rsidRPr="00000000">
        <w:rPr>
          <w:rFonts w:ascii="Roboto" w:cs="Roboto" w:eastAsia="Roboto" w:hAnsi="Roboto"/>
          <w:sz w:val="20"/>
          <w:szCs w:val="20"/>
          <w:u w:val="none"/>
          <w:rtl w:val="0"/>
        </w:rPr>
        <w:t xml:space="preserve"> </w:t>
      </w:r>
      <w:r w:rsidDel="00000000" w:rsidR="00000000" w:rsidRPr="00000000">
        <w:rPr>
          <w:rFonts w:ascii="Roboto" w:cs="Roboto" w:eastAsia="Roboto" w:hAnsi="Roboto"/>
          <w:sz w:val="20"/>
          <w:szCs w:val="20"/>
          <w:u w:val="single"/>
          <w:rtl w:val="0"/>
        </w:rPr>
        <w:t xml:space="preserve">LIQUIDATION DE COMMUNAUTE ENTRE EPOUX</w:t>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conjoint survivant et les héritiers autres que les héritiers en ligne directe, qui devront présenter toutes les indications et justifications utiles sur leur état civil et leur qualité, sollicitent cet agrément ainsi qu’il est indiqué à l’alinéa précédent.</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 défaut d’agrément et conformément à l’article 1870 - 1 du Code Civil, les intéressés sont seulement créanciers de la Société et n’ont droit qu’à la valeur des droits sociaux de leur auteur ou à leur part dans ces droits, déterminés dans les conditions de l’article 1843 - 4 du Code Civil.</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7F">
      <w:pPr>
        <w:pStyle w:val="Heading1"/>
        <w:ind w:right="795" w:firstLine="659"/>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21 - ADMINISTRATION DE LA SOCIETE</w:t>
      </w: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Société est gérée par une ou plusieurs personnes, associées ou non, pour une durée limitée ou non.</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ou les gérants sont nommés par une décision collective des associés représentant plus de la moitié du capital social.</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659"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ou les premiers gérants sont nommés par décision des associés aussitôt après la signature des statuts. Leur rémunération sera fixée par l’assemblée.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ou les gérants sont toujours rééligibles.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Lorsqu'une personne morale est nommée gérante de la Société, la décision qui la nomme indique le nom de ses représentants légaux.</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 gérant est révocable par une décision collective adoptée par un ou plusieurs associés représentant plus de la moitié des parts.</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 gérant peut également résilier ses fonctions à condition de notifier sa décision à tous les associés par lettre recommandée avec demande d'avis de réception un mois au moins avant la date de la prise d'effet de sa démission.</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0"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cas de vacance de la gérance et en l’absence de cogérance, la collectivité des associés, statuant aux conditions de quorum et de majorité prévues pour les décisions collectives ordinaires, peut procéder à la nomination d’un nouveau gérant.</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 défaut de décision des associés, le conjoint du dernier gérant en exercice est désigné de plein droit en qualité de gérant suppléant.</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Il est précisé que ces dispositions ne trouvent à s’appliquer que dans l’hypothèse où la société est administrée par un gérant unique.</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conséquence, lorsque la société est dirigée par un gérant unique et qu’aucun gérant successif n’a été désigné, le conjoint de ce dernier, qu’il soit survivant ou non selon les circonstances, est appelé à exercer les fonctions de gérant suppléant en cas de survenance de l’un des événements suivants : </w:t>
      </w:r>
    </w:p>
    <w:p w:rsidR="00000000" w:rsidDel="00000000" w:rsidP="00000000" w:rsidRDefault="00000000" w:rsidRPr="00000000" w14:paraId="0000019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1" w:line="240" w:lineRule="auto"/>
        <w:ind w:left="1429" w:right="795"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décès du gérant,</w:t>
      </w:r>
    </w:p>
    <w:p w:rsidR="00000000" w:rsidDel="00000000" w:rsidP="00000000" w:rsidRDefault="00000000" w:rsidRPr="00000000" w14:paraId="0000019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1" w:line="240" w:lineRule="auto"/>
        <w:ind w:left="1429" w:right="795"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L’incapacité qui résulte du jugement prononçant la mise sous tutelle, curatelle ou sauvegarde de justice du gérant,</w:t>
      </w:r>
    </w:p>
    <w:p w:rsidR="00000000" w:rsidDel="00000000" w:rsidP="00000000" w:rsidRDefault="00000000" w:rsidRPr="00000000" w14:paraId="0000019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1" w:line="240" w:lineRule="auto"/>
        <w:ind w:left="1429" w:right="795"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L’empêchement qui résulte du constat par un médecin d’une incapacité du gérant à exprimer sa volonté.</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70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70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gérant suppléant bénéficiera à compter du jour de sa prise de fonction de la même rémunération et des mêmes pouvoirs. Il exercera ses fonctions pour une durée indéterminée et jusqu’à la reprise des fonctions éventuelles de l’ancien gérant.</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9B">
      <w:pPr>
        <w:pStyle w:val="Heading1"/>
        <w:spacing w:before="76" w:lineRule="auto"/>
        <w:ind w:left="0" w:firstLine="0"/>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19C">
      <w:pPr>
        <w:pStyle w:val="Heading1"/>
        <w:spacing w:before="76" w:lineRule="auto"/>
        <w:ind w:left="666" w:firstLine="0"/>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22 - POUVOIRS, OBLIGATIONS, REMUNERATION</w:t>
      </w: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s>
        <w:spacing w:after="0" w:before="90" w:line="240" w:lineRule="auto"/>
        <w:ind w:left="839" w:right="795"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40"/>
        </w:tabs>
        <w:spacing w:after="0" w:before="4" w:line="240" w:lineRule="auto"/>
        <w:ind w:left="839" w:right="795" w:hanging="180.99999999999994"/>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Pouvoirs</w:t>
      </w: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0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59" w:right="795"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ou les gérants sont investis des pouvoirs les plus étendus pour agir, en toutes circonstances, au nom de la Société et pour faire et autoriser tous les actes et opérations relatifs à son objet.</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cas de pluralité de gérants, ceux-ci exercent séparément ces pouvoirs, sauf le droit qui appartient à chacun de s'opposer à une opération avant qu'elle ne soit conclue.</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gérants peuvent donner toutes délégations de pouvoirs à tous tiers pour un ou plusieurs objets déterminés.</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A7">
      <w:pPr>
        <w:pStyle w:val="Heading1"/>
        <w:numPr>
          <w:ilvl w:val="0"/>
          <w:numId w:val="3"/>
        </w:numPr>
        <w:tabs>
          <w:tab w:val="left" w:leader="none" w:pos="840"/>
        </w:tabs>
        <w:spacing w:before="1" w:lineRule="auto"/>
        <w:ind w:left="839" w:right="795" w:hanging="180.99999999999994"/>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 Obligations</w:t>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Une fois par an le ou les gérants établissent un rapport écrit sur l'ensemble de l'activité de la Société au cours de l'année écoulée comportant l'indication des bénéfices réalisés et des pertes encourues.</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Ce rapport est annexé à la décision collective des associés portant approbation des comptes de l'exercice écoulé, laquelle décision doit intervenir dans les six premiers mois de l'exercice en cours.</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AC">
      <w:pPr>
        <w:pStyle w:val="Heading1"/>
        <w:numPr>
          <w:ilvl w:val="0"/>
          <w:numId w:val="3"/>
        </w:numPr>
        <w:tabs>
          <w:tab w:val="left" w:leader="none" w:pos="840"/>
        </w:tabs>
        <w:ind w:left="839" w:right="795" w:hanging="180.99999999999994"/>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 Rémunération</w:t>
      </w: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Chacun des Gérants a droit, en rémunération de ses fonctions, à un traitement fixe ou proportionnel, ou à la fois fixe et proportionnel à passer en frais généraux.</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modalités d'attribution de cette rémunération ainsi que son montant sont fixés par décision ordinaire des associés. La gérance a droit, en outre, au remboursement de ses frais de représentation et de déplacements.</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B5">
      <w:pPr>
        <w:pStyle w:val="Heading1"/>
        <w:ind w:right="795" w:firstLine="659"/>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23 - RESPONSABILITE DES GERANTS</w:t>
      </w: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Chaque gérant est responsable individuellement envers la Société et envers les tiers, soit des infractions aux lois et règlements, soit de la violation des statuts ou des fautes commises dans sa gestion.</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 plusieurs gérants ont participé aux mêmes faits, leur responsabilité est solidaire à l'égard des tiers et des associés.</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Toutefois, dans leurs rapports entre eux, le tribunal détermine la part contributive de chacun dans la réparation du dommage.</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 une personne morale exerce les fonctions de gérant, ses dirigeants sont soumis aux mêmes conditions et obligations et encourent les mêmes responsabilités civiles et pénales que s'ils étaient gérants en leur nom propre, sans préjudice de la responsabilité solidaire de la personne morale qu'ils dirigent.</w:t>
      </w:r>
    </w:p>
    <w:p w:rsidR="00000000" w:rsidDel="00000000" w:rsidP="00000000" w:rsidRDefault="00000000" w:rsidRPr="00000000" w14:paraId="000001BE">
      <w:pPr>
        <w:pStyle w:val="Heading1"/>
        <w:spacing w:before="76" w:lineRule="auto"/>
        <w:ind w:left="0" w:right="795" w:firstLine="0"/>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1BF">
      <w:pPr>
        <w:pStyle w:val="Heading1"/>
        <w:spacing w:before="76" w:lineRule="auto"/>
        <w:ind w:right="795" w:firstLine="659"/>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24 - DECISIONS COLLECTIVES DES ASSOCIES</w:t>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décisions excédant les pouvoirs de la gérance sont prises par les associés et résultent au choix de la gérance, soit d'une assemblée générale, soit d'une consultation écrite des associés.</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outre, les associés peuvent toujours d'un commun accord, prendre les décisions collectives à l'unanimité par acte sous seing privé ou notarié.</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5">
      <w:pPr>
        <w:pStyle w:val="Heading1"/>
        <w:ind w:left="666" w:right="795" w:firstLine="0"/>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25 - DROIT D’INFORMATION DES ASSOCIES</w:t>
      </w: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associés ont le droit d'obtenir, au moins une fois par an, communication des livres et des documents sociaux, et de poser par écrit des questions sur la gestion sociale auxquelles il devra être répondu par écrit dans le délai d'un mois.</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Préalablement à l'assemblée générale annuelle, la gérance doit adresser à chacun des associés quinze jours au moins avant la réunion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0" w:line="275" w:lineRule="auto"/>
        <w:ind w:left="1386" w:right="795" w:hanging="360.99999999999994"/>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Un rapport sur l'activité de la Société,</w:t>
      </w:r>
    </w:p>
    <w:p w:rsidR="00000000" w:rsidDel="00000000" w:rsidP="00000000" w:rsidRDefault="00000000" w:rsidRPr="00000000" w14:paraId="000001C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0" w:line="274" w:lineRule="auto"/>
        <w:ind w:left="1386" w:right="795" w:hanging="360.99999999999994"/>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rapport du Commissaire aux comptes, s'il y a lieu,</w:t>
      </w:r>
    </w:p>
    <w:p w:rsidR="00000000" w:rsidDel="00000000" w:rsidP="00000000" w:rsidRDefault="00000000" w:rsidRPr="00000000" w14:paraId="000001C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0" w:line="274" w:lineRule="auto"/>
        <w:ind w:left="1386" w:right="795" w:hanging="360.99999999999994"/>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comptes annuels,</w:t>
      </w:r>
    </w:p>
    <w:p w:rsidR="00000000" w:rsidDel="00000000" w:rsidP="00000000" w:rsidRDefault="00000000" w:rsidRPr="00000000" w14:paraId="000001C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0" w:line="275" w:lineRule="auto"/>
        <w:ind w:left="1386" w:right="795" w:hanging="360.99999999999994"/>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texte des projets de résolutions</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Préalablement à toute autre assemblée, la gérance doit tenir à la disposition des associés, au siège social, le texte des résolutions proposées et tous documents nécessaires à l'information des associés.</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Toutefois, si les associés en font la demande, ces documents doivent leur être adressés soit par lettre simple, soit à leurs frais par lettre recommandée.</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D4">
      <w:pPr>
        <w:pStyle w:val="Heading1"/>
        <w:ind w:left="666" w:right="795" w:firstLine="0"/>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26 - ASSEMBLEES GENERALES</w:t>
      </w: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L'assemblée des associés est convoquée au siège social ou en tout autre lieu de la même ville à l'initiative de la gérance.</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 associé peut demander à la gérance de provoquer une délibération des associés sur une question déterminée. La demande est considérée comme satisfaite lorsque la gérance accepte que la question soit inscrite à l'ordre du jour de la prochaine assemblée.</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Cette possibilité n’est pas offerte si la question porte sur le retard de la gérance à remplir l'une de ses obligations.</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 le gérant s'oppose à la demande ou garde le silence, l'associé demandeur peut, à l'expiration du délai d'un mois à dater de sa demande, solliciter du Président du Tribunal de Grande Instance statuant en la forme des référés, la désignation d'un mandataire chargé de provoquer la délibération des associés.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associés sont convoqués quinze jours avant la réunion de l'assemblée, par lettre recommandée, celle-ci indique l'ordre du jour de telle sorte que le contenu et la portée des questions qui y sont inscrites apparaissent clairement sans qu'il y ait lieu de se reporter à d'autres documents.</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Tous les associés, quel que soit le nombre de parts qu'ils possèdent, ont accès à l'assemblée.</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59"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 associé peut se faire représenter par son conjoint ou un autre associé.</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Chaque membre de l'assemblée dispose d'autant de voix qu'il possède ou représente de parts.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L'assemblée est présidée par le gérant ou l'un des gérants. Si aucun des gérants n'est associé, elle est présidée par l'associé présent qui possède ou représente le plus grand nombre de parts et qui accepte ces fonctions. Si deux associés qui possèdent ou représentent le même nombre de parts sont acceptants, la présidence de l'assemblée est assurée par le plus âgé.</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L'assemblée ne peut délibérer sur une question qui n'est pas inscrite à l'ordre du jour.</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Néanmoins, elle peut en toutes circonstances révoquer un ou plusieurs gérants et procéder à leur remplacement.</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59"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L'assemblée régulièrement constituée, représente l'universalité des associés.</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Ses délibérations, prises conformément aux statuts obligent tous les associés même absents, dissidents ou incapables.</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 délibération de l'assemblée des associés est constatée par un procès-verbal indiquant la date et le lieu de la réunion, les noms, prénoms et qualité du président, les noms, prénoms des associés présents ou représentés, le nombre de parts détenues par chacun d'eux les documents et rapports soumis aux associés, un résumé des débats, le texte des résolutions mises aux voix et le résultat des votes.</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procès-verbaux sont établis et signés par les gérants, et s'il y a lieu, par le président de l'assemblée, sur un registre spécial tenu au siège de la Société, côté et paraphé.</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Toutefois, les procès-verbaux peuvent être établis sur des feuilles mobiles numérotées sans discontinuité, paraphées dans les conditions prévues à l'alinéa précédent et revêtues du sceau de l'autorité, qui les a paraphées.</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Dès qu'une feuille a été remplie, même partiellement, elle doit être jointe à celles précédemment utilisées. Toute addition, suppression, substitution ou interversion de feuilles est interdite.</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copies ou extraits des procès-verbaux des délibérations des associés sont valablement certifiés conformes par les gérants.</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FA">
      <w:pPr>
        <w:pStyle w:val="Heading1"/>
        <w:ind w:right="795" w:firstLine="659"/>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27 - CONSULTATIONS PAR CORRESPONDANCE</w:t>
      </w: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66"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 elle le juge utile, la gérance peut consulter les associés par correspondance.</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Dans ce cas, elle doit adresser à chaque associé, par lettre recommandée, le texte des résolutions proposées accompagné s'il y a lieu de tous renseignements et explications utiles.</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associés disposent d'un délai de quinze (15) jours à compter de la date de réception de cette lettre pour émettre leur vote par écrit. Cette réponse est adressée au siège social par lettre recommandée. Tout associé n'ayant pas répondu dans le délai ci-dessus fixé est considéré comme s'étant abstenu.</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procès-verbal de la consultation est établi par la gérance qui y annexe les votes des associés. Les décisions prises par consultation écrite doivent pour être valables réunir les conditions de quorum et de majorité prévues pour les assemblées générales.</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3">
      <w:pPr>
        <w:pStyle w:val="Heading1"/>
        <w:ind w:right="795" w:firstLine="659"/>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28 - DECISION UNANIME DANS UN ACTE</w:t>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associés peuvent prendre à l'unanimité toute décision collective par acte notarié ou sous seing privé.</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L'acte lui-même, s'il est sous seing privé ou sa copie authentique, s'il est notarié, est conservé par la Société de manière à permettre sa consultation en même temps que le registre des délibérations.</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A">
      <w:pPr>
        <w:pStyle w:val="Heading1"/>
        <w:ind w:left="666" w:right="795" w:firstLine="0"/>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29 - ASSEMBLEE GENERALE ORDINAIRE</w:t>
      </w: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L'assemblée générale ordinaire est réunie au moins une fois par an à l'effet de prendre connaissance du compte rendu de gestion de la gérance et du rapport écrit sur l'activité de la Société au cours de l'exercice écoulé. Elle statue sur cette reddition de compte, approuve ou redresse les comptes et décide l'affectation et la répartition des bénéfices.</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Elle nomme et remplace les gérants ou renouvelle les mandats.</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Elle délibère sur toutes questions inscrites à l'ordre du jour, qui ne relèvent pas de la compétence de l'assemblée générale extraordinaire.</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décisions de l'assemblée générale ordinaire doivent, pour être valables, être adoptées par un ou plusieurs associés représentant plus de la moitié du capital social.</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5">
      <w:pPr>
        <w:pStyle w:val="Heading1"/>
        <w:ind w:left="666" w:right="795" w:firstLine="0"/>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30 - ASSEMBLEE GENERALE EXTRAORDINAIRE</w:t>
      </w: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66"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L'assemblée générale extraordinaire peut apporter aux statuts toutes modifications qu'elle jugera utiles, sans exception ni réserve.</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Elle est notamment compétente pour décider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0" w:line="275" w:lineRule="auto"/>
        <w:ind w:left="1386" w:right="795" w:hanging="360.99999999999994"/>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L'augmentation ou la réduction du capital, en dehors des montants fixés par le capital variable</w:t>
      </w:r>
    </w:p>
    <w:p w:rsidR="00000000" w:rsidDel="00000000" w:rsidP="00000000" w:rsidRDefault="00000000" w:rsidRPr="00000000" w14:paraId="000002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0" w:line="274" w:lineRule="auto"/>
        <w:ind w:left="1386" w:right="795" w:hanging="360.99999999999994"/>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prorogation ou la dissolution anticipée de la Société,</w:t>
      </w:r>
    </w:p>
    <w:p w:rsidR="00000000" w:rsidDel="00000000" w:rsidP="00000000" w:rsidRDefault="00000000" w:rsidRPr="00000000" w14:paraId="000002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0" w:line="274" w:lineRule="auto"/>
        <w:ind w:left="1386" w:right="795" w:hanging="360.99999999999994"/>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transformation de la Société ou sa fusion avec d'autres sociétés.</w:t>
      </w:r>
    </w:p>
    <w:p w:rsidR="00000000" w:rsidDel="00000000" w:rsidP="00000000" w:rsidRDefault="00000000" w:rsidRPr="00000000" w14:paraId="000002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0" w:line="275" w:lineRule="auto"/>
        <w:ind w:left="1386" w:right="795" w:hanging="360.99999999999994"/>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modification de la répartition des bénéfices.</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délibérations de l'assemblée générale extraordinaire doivent, pour être valables, être adoptées par un ou plusieurs associés représentant les deux tiers au moins du capital social.</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1">
      <w:pPr>
        <w:pStyle w:val="Heading1"/>
        <w:ind w:left="666" w:right="795" w:firstLine="0"/>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31 - EXERCICE SOCIAL</w:t>
      </w: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L'exercice social commence le 1er janvier et finit le 31 décembre de chaque année.</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premier exercice social comprendra le temps à courir à compter de la date de l'immatriculation de la société au Registre du Commerce et des Sociétés jusqu'au [date_cloture_exercice_1]. A RETIRER SI LA SOCIETE EST A L’IR</w:t>
      </w: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6">
      <w:pPr>
        <w:pStyle w:val="Heading1"/>
        <w:ind w:left="666" w:right="795" w:firstLine="0"/>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32 - COMPTES SOCIAUX</w:t>
      </w: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66"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Il est tenu au siège social une comptabilité régulière.</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outre, à la clôture de chaque exercice social, il est dressé par la gérance un inventaire de l'actif et du passif de la Société, un bilan, un compte de résultat et une annexe.</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Ces documents accompagnés d'un rapport de la gérance sur l'activité de la Société doivent être soumis aux associés dans les six mois de la clôture de l'exercice.</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F">
      <w:pPr>
        <w:pStyle w:val="Heading1"/>
        <w:ind w:left="666" w:right="795" w:firstLine="0"/>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33 - AFFECTATION ET REPARTITION DES      BENEFICES</w:t>
      </w: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produits nets de l'exercice, constatés par l'inventaire annuel, déduction faite des frais généraux, des charges sociales, de tous amortissements de l'actif et de toutes provisions pour risques, constituent le bénéfice.</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Ce bénéfice est distribué entre les associés. Toutefois, l'assemblée générale ordinaire peut décider de le mettre en réserve ou de le reporter à nouveau, en tout ou partie.</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5">
      <w:pPr>
        <w:pStyle w:val="Heading1"/>
        <w:spacing w:before="1" w:lineRule="auto"/>
        <w:ind w:right="795" w:firstLine="659"/>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34 - DISSOLUTION, LIQUIDATION</w:t>
      </w: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59"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Société prend fin par l'expiration du temps pour lequel elle a été contractée.</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59"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L'assemblée générale extraordinaire peut, à toute époque, prononcer la dissolution anticipée de la Société.</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Société se trouve en liquidation par l'effet et à l'instant de sa dissolution pour quelque cause que ce soit.</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personnalité morale de la Société se poursuit néanmoins pour les besoins de cette liquidation et jusqu'à la publication de sa clôture.</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Pendant la durée de la liquidation, l'assemblée générale conserve les mêmes pouvoirs qu'au cours de l'existence de la Société.</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 l'expiration de la Société, et en cas de dissolution anticipée, l'assemblée nomme un ou plusieurs liquidateurs, dont elle détermine les pouvoirs et la rémunération. La nomination de ce ou ces liquidateurs met fin aux pouvoirs de la gérance.</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4">
      <w:pPr>
        <w:pStyle w:val="Heading1"/>
        <w:ind w:right="795" w:firstLine="659"/>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35 - CONTESTATIONS</w:t>
      </w: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Toutes les contestations qui pourraient s'élever au cours de la Société ou de sa liquidation, soit entre les associés au sujet des affaires sociales, soit entre les associés et la Société, sont soumises aux tribunaux compétents du lieu du siège social.</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9">
      <w:pPr>
        <w:pStyle w:val="Heading1"/>
        <w:spacing w:line="237" w:lineRule="auto"/>
        <w:ind w:right="795" w:firstLine="659"/>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36 - JOUISSANCE DE LA PERSONNALITE MORALE,</w:t>
      </w:r>
      <w:r w:rsidDel="00000000" w:rsidR="00000000" w:rsidRPr="00000000">
        <w:rPr>
          <w:rFonts w:ascii="Roboto" w:cs="Roboto" w:eastAsia="Roboto" w:hAnsi="Roboto"/>
          <w:sz w:val="20"/>
          <w:szCs w:val="20"/>
          <w:u w:val="none"/>
          <w:rtl w:val="0"/>
        </w:rPr>
        <w:t xml:space="preserve"> </w:t>
      </w:r>
      <w:r w:rsidDel="00000000" w:rsidR="00000000" w:rsidRPr="00000000">
        <w:rPr>
          <w:rFonts w:ascii="Roboto" w:cs="Roboto" w:eastAsia="Roboto" w:hAnsi="Roboto"/>
          <w:sz w:val="20"/>
          <w:szCs w:val="20"/>
          <w:u w:val="single"/>
          <w:rtl w:val="0"/>
        </w:rPr>
        <w:t xml:space="preserve">IMMATRICULATION AU REGISTRE DU COMMERCE ET DES SOCIETES</w:t>
      </w: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Société jouira de la personnalité morale à compter de son immatriculation au Registre du Commerce et des Sociétés.</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Jusqu'à l'immatriculation, les rapports entre les associés sont régis par le présent contrat de Société et par les principes généraux du droit applicables aux contrats et obligations.</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Ces opérations et engagements seront réputés avoir été faits et souscrits dès l'origine par la Société qui les reprendra à son compte par le seul fait de son immatriculation au Registre du Commerce et des Sociétés.</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L'immatriculation de la Société au Registre du Commerce et des Sociétés emportera reprise de ces engagements par la Société.</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4">
      <w:pPr>
        <w:pStyle w:val="Heading1"/>
        <w:ind w:right="795" w:firstLine="659"/>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37 - AUTORISATION D'ENGAGEMENTS</w:t>
      </w: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6">
      <w:pPr>
        <w:spacing w:before="90" w:lineRule="auto"/>
        <w:ind w:left="659" w:right="795"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Tous pouvoirs sont donnés au(x) Gérant(s), pour prendre pour le compte de la Société tous les engagements nécessaires et particulièrement procéder à l’ouverture d'un compte bancaire au nom de la Société.</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L'immatriculation de la Société au Registre du Commerce et des Sociétés emportera reprise de ces engagements par la Société.</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B">
      <w:pPr>
        <w:pStyle w:val="Heading1"/>
        <w:spacing w:before="90" w:lineRule="auto"/>
        <w:ind w:left="666" w:right="795" w:firstLine="0"/>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38 - POUVOIRS, PUBLICITE</w:t>
      </w: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59"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Tous pouvoirs sont donnés à la gérance pour accomplir toutes les formalités de publicité prescrites par la loi.</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37" w:lineRule="auto"/>
        <w:ind w:left="5201"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Fait en autant d'originaux que requis par la loi</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01"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 [lieu_signature], le [date_signature]</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5">
      <w:pPr>
        <w:pStyle w:val="Heading1"/>
        <w:spacing w:before="221" w:lineRule="auto"/>
        <w:ind w:left="666" w:right="795" w:firstLine="0"/>
        <w:rPr>
          <w:rFonts w:ascii="Roboto" w:cs="Roboto" w:eastAsia="Roboto" w:hAnsi="Roboto"/>
          <w:b w:val="0"/>
          <w:bCs w:val="0"/>
          <w:sz w:val="20"/>
          <w:szCs w:val="20"/>
          <w:u w:val="none"/>
        </w:rPr>
      </w:pPr>
      <w:r w:rsidDel="00000000" w:rsidR="00000000" w:rsidRPr="00000000">
        <w:rPr>
          <w:rFonts w:ascii="Roboto" w:cs="Roboto" w:eastAsia="Roboto" w:hAnsi="Roboto"/>
          <w:sz w:val="20"/>
          <w:szCs w:val="20"/>
          <w:u w:val="single"/>
          <w:rtl w:val="0"/>
        </w:rPr>
        <w:t xml:space="preserve">[civilite_personne_1] [prenom_personne_1] [nom_personne_1] </w:t>
      </w: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A">
      <w:pPr>
        <w:spacing w:before="93" w:lineRule="auto"/>
        <w:ind w:left="666" w:right="795" w:firstLine="0"/>
        <w:rPr>
          <w:rFonts w:ascii="Roboto" w:cs="Roboto" w:eastAsia="Roboto" w:hAnsi="Roboto"/>
          <w:sz w:val="20"/>
          <w:szCs w:val="20"/>
        </w:rPr>
      </w:pPr>
      <w:r w:rsidDel="00000000" w:rsidR="00000000" w:rsidRPr="00000000">
        <w:rPr>
          <w:rFonts w:ascii="Roboto" w:cs="Roboto" w:eastAsia="Roboto" w:hAnsi="Roboto"/>
          <w:b w:val="1"/>
          <w:bCs w:val="1"/>
          <w:sz w:val="20"/>
          <w:szCs w:val="20"/>
          <w:u w:val="single"/>
          <w:rtl w:val="0"/>
        </w:rPr>
        <w:t xml:space="preserve">[civilite_personne_2] [prenom_personne_2] [nom_personne_2] </w:t>
      </w: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F">
      <w:pPr>
        <w:spacing w:before="93" w:lineRule="auto"/>
        <w:ind w:left="666" w:right="795" w:firstLine="0"/>
        <w:rPr>
          <w:rFonts w:ascii="Roboto" w:cs="Roboto" w:eastAsia="Roboto" w:hAnsi="Roboto"/>
          <w:sz w:val="20"/>
          <w:szCs w:val="20"/>
        </w:rPr>
      </w:pPr>
      <w:r w:rsidDel="00000000" w:rsidR="00000000" w:rsidRPr="00000000">
        <w:rPr>
          <w:rFonts w:ascii="Roboto" w:cs="Roboto" w:eastAsia="Roboto" w:hAnsi="Roboto"/>
          <w:b w:val="1"/>
          <w:bCs w:val="1"/>
          <w:sz w:val="20"/>
          <w:szCs w:val="20"/>
          <w:u w:val="single"/>
          <w:rtl w:val="0"/>
        </w:rPr>
        <w:t xml:space="preserve">[civilite_personne_3] [prenom_personne_3] [nom_personne_3] </w:t>
      </w: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sdt>
      <w:sdtPr>
        <w:id w:val="347809205"/>
        <w:tag w:val="goog_rdk_4"/>
      </w:sdtPr>
      <w:sdtContent>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ins w:author="Albane Lallemand" w:id="1" w:date="2026-04-30T13:05:28Z"/>
              <w:rFonts w:ascii="Roboto" w:cs="Roboto" w:eastAsia="Roboto" w:hAnsi="Roboto"/>
              <w:sz w:val="20"/>
              <w:szCs w:val="20"/>
              <w:rPrChange w:author="Albane Lallemand" w:id="2" w:date="2026-04-30T13:05:28Z">
                <w:rPr>
                  <w:rFonts w:ascii="Roboto" w:cs="Roboto" w:eastAsia="Roboto" w:hAnsi="Roboto"/>
                  <w:b w:val="0"/>
                  <w:bCs w:val="0"/>
                  <w:i w:val="0"/>
                  <w:iCs w:val="0"/>
                  <w:smallCaps w:val="0"/>
                  <w:strike w:val="0"/>
                  <w:color w:val="000000"/>
                  <w:sz w:val="20"/>
                  <w:szCs w:val="20"/>
                  <w:u w:val="none"/>
                  <w:shd w:fill="auto" w:val="clear"/>
                  <w:vertAlign w:val="baseline"/>
                </w:rPr>
              </w:rPrChange>
            </w:rPr>
          </w:pPr>
          <w:sdt>
            <w:sdtPr>
              <w:id w:val="-1395487814"/>
              <w:tag w:val="goog_rdk_2"/>
            </w:sdtPr>
            <w:sdtContent>
              <w:ins w:author="Albane Lallemand" w:id="1" w:date="2026-04-30T13:05:28Z"/>
              <w:sdt>
                <w:sdtPr>
                  <w:id w:val="-892055439"/>
                  <w:tag w:val="goog_rdk_3"/>
                </w:sdtPr>
                <w:sdtContent>
                  <w:ins w:author="Albane Lallemand" w:id="1" w:date="2026-04-30T13:05:28Z">
                    <w:r w:rsidDel="00000000" w:rsidR="00000000" w:rsidRPr="00000000">
                      <w:rPr>
                        <w:rtl w:val="0"/>
                      </w:rPr>
                    </w:r>
                  </w:ins>
                </w:sdtContent>
              </w:sdt>
              <w:ins w:author="Albane Lallemand" w:id="1" w:date="2026-04-30T13:05:28Z"/>
            </w:sdtContent>
          </w:sdt>
        </w:p>
      </w:sdtContent>
    </w:sdt>
    <w:sdt>
      <w:sdtPr>
        <w:id w:val="1274408942"/>
        <w:tag w:val="goog_rdk_7"/>
      </w:sdtPr>
      <w:sdtContent>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ins w:author="Albane Lallemand" w:id="1" w:date="2026-04-30T13:05:28Z"/>
              <w:rFonts w:ascii="Roboto" w:cs="Roboto" w:eastAsia="Roboto" w:hAnsi="Roboto"/>
              <w:sz w:val="20"/>
              <w:szCs w:val="20"/>
              <w:rPrChange w:author="Albane Lallemand" w:id="2" w:date="2026-04-30T13:05:28Z">
                <w:rPr>
                  <w:rFonts w:ascii="Roboto" w:cs="Roboto" w:eastAsia="Roboto" w:hAnsi="Roboto"/>
                  <w:b w:val="0"/>
                  <w:bCs w:val="0"/>
                  <w:i w:val="0"/>
                  <w:iCs w:val="0"/>
                  <w:smallCaps w:val="0"/>
                  <w:strike w:val="0"/>
                  <w:color w:val="000000"/>
                  <w:sz w:val="20"/>
                  <w:szCs w:val="20"/>
                  <w:u w:val="none"/>
                  <w:shd w:fill="auto" w:val="clear"/>
                  <w:vertAlign w:val="baseline"/>
                </w:rPr>
              </w:rPrChange>
            </w:rPr>
          </w:pPr>
          <w:sdt>
            <w:sdtPr>
              <w:id w:val="1421874270"/>
              <w:tag w:val="goog_rdk_5"/>
            </w:sdtPr>
            <w:sdtContent>
              <w:ins w:author="Albane Lallemand" w:id="1" w:date="2026-04-30T13:05:28Z"/>
              <w:sdt>
                <w:sdtPr>
                  <w:id w:val="-1464790834"/>
                  <w:tag w:val="goog_rdk_6"/>
                </w:sdtPr>
                <w:sdtContent>
                  <w:ins w:author="Albane Lallemand" w:id="1" w:date="2026-04-30T13:05:28Z">
                    <w:r w:rsidDel="00000000" w:rsidR="00000000" w:rsidRPr="00000000">
                      <w:rPr>
                        <w:rtl w:val="0"/>
                      </w:rPr>
                    </w:r>
                  </w:ins>
                </w:sdtContent>
              </w:sdt>
              <w:ins w:author="Albane Lallemand" w:id="1" w:date="2026-04-30T13:05:28Z"/>
            </w:sdtContent>
          </w:sdt>
        </w:p>
      </w:sdtContent>
    </w:sdt>
    <w:sdt>
      <w:sdtPr>
        <w:id w:val="825421350"/>
        <w:tag w:val="goog_rdk_10"/>
      </w:sdtPr>
      <w:sdtContent>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ins w:author="Albane Lallemand" w:id="1" w:date="2026-04-30T13:05:28Z"/>
              <w:rFonts w:ascii="Roboto" w:cs="Roboto" w:eastAsia="Roboto" w:hAnsi="Roboto"/>
              <w:sz w:val="20"/>
              <w:szCs w:val="20"/>
              <w:rPrChange w:author="Albane Lallemand" w:id="2" w:date="2026-04-30T13:05:28Z">
                <w:rPr>
                  <w:rFonts w:ascii="Roboto" w:cs="Roboto" w:eastAsia="Roboto" w:hAnsi="Roboto"/>
                  <w:b w:val="0"/>
                  <w:bCs w:val="0"/>
                  <w:i w:val="0"/>
                  <w:iCs w:val="0"/>
                  <w:smallCaps w:val="0"/>
                  <w:strike w:val="0"/>
                  <w:color w:val="000000"/>
                  <w:sz w:val="20"/>
                  <w:szCs w:val="20"/>
                  <w:u w:val="none"/>
                  <w:shd w:fill="auto" w:val="clear"/>
                  <w:vertAlign w:val="baseline"/>
                </w:rPr>
              </w:rPrChange>
            </w:rPr>
          </w:pPr>
          <w:sdt>
            <w:sdtPr>
              <w:id w:val="1681664297"/>
              <w:tag w:val="goog_rdk_8"/>
            </w:sdtPr>
            <w:sdtContent>
              <w:ins w:author="Albane Lallemand" w:id="1" w:date="2026-04-30T13:05:28Z"/>
              <w:sdt>
                <w:sdtPr>
                  <w:id w:val="-486946983"/>
                  <w:tag w:val="goog_rdk_9"/>
                </w:sdtPr>
                <w:sdtContent>
                  <w:ins w:author="Albane Lallemand" w:id="1" w:date="2026-04-30T13:05:28Z">
                    <w:r w:rsidDel="00000000" w:rsidR="00000000" w:rsidRPr="00000000">
                      <w:rPr>
                        <w:rtl w:val="0"/>
                      </w:rPr>
                    </w:r>
                  </w:ins>
                </w:sdtContent>
              </w:sdt>
              <w:ins w:author="Albane Lallemand" w:id="1" w:date="2026-04-30T13:05:28Z"/>
            </w:sdtContent>
          </w:sdt>
        </w:p>
      </w:sdtContent>
    </w:sdt>
    <w:sdt>
      <w:sdtPr>
        <w:id w:val="-104551487"/>
        <w:tag w:val="goog_rdk_13"/>
      </w:sdtPr>
      <w:sdtContent>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ins w:author="Albane Lallemand" w:id="1" w:date="2026-04-30T13:05:28Z"/>
              <w:rFonts w:ascii="Roboto" w:cs="Roboto" w:eastAsia="Roboto" w:hAnsi="Roboto"/>
              <w:sz w:val="20"/>
              <w:szCs w:val="20"/>
              <w:rPrChange w:author="Albane Lallemand" w:id="2" w:date="2026-04-30T13:05:28Z">
                <w:rPr>
                  <w:rFonts w:ascii="Roboto" w:cs="Roboto" w:eastAsia="Roboto" w:hAnsi="Roboto"/>
                  <w:b w:val="0"/>
                  <w:bCs w:val="0"/>
                  <w:i w:val="0"/>
                  <w:iCs w:val="0"/>
                  <w:smallCaps w:val="0"/>
                  <w:strike w:val="0"/>
                  <w:color w:val="000000"/>
                  <w:sz w:val="20"/>
                  <w:szCs w:val="20"/>
                  <w:u w:val="none"/>
                  <w:shd w:fill="auto" w:val="clear"/>
                  <w:vertAlign w:val="baseline"/>
                </w:rPr>
              </w:rPrChange>
            </w:rPr>
          </w:pPr>
          <w:sdt>
            <w:sdtPr>
              <w:id w:val="2032710459"/>
              <w:tag w:val="goog_rdk_11"/>
            </w:sdtPr>
            <w:sdtContent>
              <w:ins w:author="Albane Lallemand" w:id="1" w:date="2026-04-30T13:05:28Z"/>
              <w:sdt>
                <w:sdtPr>
                  <w:id w:val="177636574"/>
                  <w:tag w:val="goog_rdk_12"/>
                </w:sdtPr>
                <w:sdtContent>
                  <w:ins w:author="Albane Lallemand" w:id="1" w:date="2026-04-30T13:05:28Z">
                    <w:r w:rsidDel="00000000" w:rsidR="00000000" w:rsidRPr="00000000">
                      <w:rPr>
                        <w:rtl w:val="0"/>
                      </w:rPr>
                    </w:r>
                  </w:ins>
                </w:sdtContent>
              </w:sdt>
              <w:ins w:author="Albane Lallemand" w:id="1" w:date="2026-04-30T13:05:28Z"/>
            </w:sdtContent>
          </w:sdt>
        </w:p>
      </w:sdtContent>
    </w:sdt>
    <w:sdt>
      <w:sdtPr>
        <w:id w:val="1057525774"/>
        <w:tag w:val="goog_rdk_16"/>
      </w:sdtPr>
      <w:sdtContent>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ins w:author="Albane Lallemand" w:id="1" w:date="2026-04-30T13:05:28Z"/>
              <w:rFonts w:ascii="Roboto" w:cs="Roboto" w:eastAsia="Roboto" w:hAnsi="Roboto"/>
              <w:sz w:val="20"/>
              <w:szCs w:val="20"/>
              <w:rPrChange w:author="Albane Lallemand" w:id="2" w:date="2026-04-30T13:05:28Z">
                <w:rPr>
                  <w:rFonts w:ascii="Roboto" w:cs="Roboto" w:eastAsia="Roboto" w:hAnsi="Roboto"/>
                  <w:b w:val="0"/>
                  <w:bCs w:val="0"/>
                  <w:i w:val="0"/>
                  <w:iCs w:val="0"/>
                  <w:smallCaps w:val="0"/>
                  <w:strike w:val="0"/>
                  <w:color w:val="000000"/>
                  <w:sz w:val="20"/>
                  <w:szCs w:val="20"/>
                  <w:u w:val="none"/>
                  <w:shd w:fill="auto" w:val="clear"/>
                  <w:vertAlign w:val="baseline"/>
                </w:rPr>
              </w:rPrChange>
            </w:rPr>
          </w:pPr>
          <w:sdt>
            <w:sdtPr>
              <w:id w:val="655430740"/>
              <w:tag w:val="goog_rdk_14"/>
            </w:sdtPr>
            <w:sdtContent>
              <w:ins w:author="Albane Lallemand" w:id="1" w:date="2026-04-30T13:05:28Z"/>
              <w:sdt>
                <w:sdtPr>
                  <w:id w:val="-115528187"/>
                  <w:tag w:val="goog_rdk_15"/>
                </w:sdtPr>
                <w:sdtContent>
                  <w:ins w:author="Albane Lallemand" w:id="1" w:date="2026-04-30T13:05:28Z">
                    <w:r w:rsidDel="00000000" w:rsidR="00000000" w:rsidRPr="00000000">
                      <w:rPr>
                        <w:rtl w:val="0"/>
                      </w:rPr>
                    </w:r>
                  </w:ins>
                </w:sdtContent>
              </w:sdt>
              <w:ins w:author="Albane Lallemand" w:id="1" w:date="2026-04-30T13:05:28Z"/>
            </w:sdtContent>
          </w:sdt>
        </w:p>
      </w:sdtContent>
    </w:sdt>
    <w:sdt>
      <w:sdtPr>
        <w:id w:val="1862518367"/>
        <w:tag w:val="goog_rdk_19"/>
      </w:sdtPr>
      <w:sdtContent>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ins w:author="Albane Lallemand" w:id="1" w:date="2026-04-30T13:05:28Z"/>
              <w:rFonts w:ascii="Roboto" w:cs="Roboto" w:eastAsia="Roboto" w:hAnsi="Roboto"/>
              <w:sz w:val="20"/>
              <w:szCs w:val="20"/>
              <w:rPrChange w:author="Albane Lallemand" w:id="2" w:date="2026-04-30T13:05:28Z">
                <w:rPr>
                  <w:rFonts w:ascii="Roboto" w:cs="Roboto" w:eastAsia="Roboto" w:hAnsi="Roboto"/>
                  <w:b w:val="0"/>
                  <w:bCs w:val="0"/>
                  <w:i w:val="0"/>
                  <w:iCs w:val="0"/>
                  <w:smallCaps w:val="0"/>
                  <w:strike w:val="0"/>
                  <w:color w:val="000000"/>
                  <w:sz w:val="20"/>
                  <w:szCs w:val="20"/>
                  <w:u w:val="none"/>
                  <w:shd w:fill="auto" w:val="clear"/>
                  <w:vertAlign w:val="baseline"/>
                </w:rPr>
              </w:rPrChange>
            </w:rPr>
          </w:pPr>
          <w:sdt>
            <w:sdtPr>
              <w:id w:val="570557538"/>
              <w:tag w:val="goog_rdk_17"/>
            </w:sdtPr>
            <w:sdtContent>
              <w:ins w:author="Albane Lallemand" w:id="1" w:date="2026-04-30T13:05:28Z"/>
              <w:sdt>
                <w:sdtPr>
                  <w:id w:val="1108131385"/>
                  <w:tag w:val="goog_rdk_18"/>
                </w:sdtPr>
                <w:sdtContent>
                  <w:ins w:author="Albane Lallemand" w:id="1" w:date="2026-04-30T13:05:28Z">
                    <w:r w:rsidDel="00000000" w:rsidR="00000000" w:rsidRPr="00000000">
                      <w:rPr>
                        <w:rtl w:val="0"/>
                      </w:rPr>
                    </w:r>
                  </w:ins>
                </w:sdtContent>
              </w:sdt>
              <w:ins w:author="Albane Lallemand" w:id="1" w:date="2026-04-30T13:05:28Z"/>
            </w:sdtContent>
          </w:sdt>
        </w:p>
      </w:sdtContent>
    </w:sdt>
    <w:sdt>
      <w:sdtPr>
        <w:id w:val="717421247"/>
        <w:tag w:val="goog_rdk_22"/>
      </w:sdtPr>
      <w:sdtContent>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ins w:author="Albane Lallemand" w:id="1" w:date="2026-04-30T13:05:28Z"/>
              <w:rFonts w:ascii="Roboto" w:cs="Roboto" w:eastAsia="Roboto" w:hAnsi="Roboto"/>
              <w:sz w:val="20"/>
              <w:szCs w:val="20"/>
              <w:rPrChange w:author="Albane Lallemand" w:id="2" w:date="2026-04-30T13:05:28Z">
                <w:rPr>
                  <w:rFonts w:ascii="Roboto" w:cs="Roboto" w:eastAsia="Roboto" w:hAnsi="Roboto"/>
                  <w:b w:val="0"/>
                  <w:bCs w:val="0"/>
                  <w:i w:val="0"/>
                  <w:iCs w:val="0"/>
                  <w:smallCaps w:val="0"/>
                  <w:strike w:val="0"/>
                  <w:color w:val="000000"/>
                  <w:sz w:val="20"/>
                  <w:szCs w:val="20"/>
                  <w:u w:val="none"/>
                  <w:shd w:fill="auto" w:val="clear"/>
                  <w:vertAlign w:val="baseline"/>
                </w:rPr>
              </w:rPrChange>
            </w:rPr>
          </w:pPr>
          <w:sdt>
            <w:sdtPr>
              <w:id w:val="-2146517217"/>
              <w:tag w:val="goog_rdk_20"/>
            </w:sdtPr>
            <w:sdtContent>
              <w:ins w:author="Albane Lallemand" w:id="1" w:date="2026-04-30T13:05:28Z"/>
              <w:sdt>
                <w:sdtPr>
                  <w:id w:val="-1237428133"/>
                  <w:tag w:val="goog_rdk_21"/>
                </w:sdtPr>
                <w:sdtContent>
                  <w:ins w:author="Albane Lallemand" w:id="1" w:date="2026-04-30T13:05:28Z">
                    <w:r w:rsidDel="00000000" w:rsidR="00000000" w:rsidRPr="00000000">
                      <w:rPr>
                        <w:rtl w:val="0"/>
                      </w:rPr>
                    </w:r>
                  </w:ins>
                </w:sdtContent>
              </w:sdt>
              <w:ins w:author="Albane Lallemand" w:id="1" w:date="2026-04-30T13:05:28Z"/>
            </w:sdtContent>
          </w:sdt>
        </w:p>
      </w:sdtContent>
    </w:sdt>
    <w:sdt>
      <w:sdtPr>
        <w:id w:val="1510400964"/>
        <w:tag w:val="goog_rdk_25"/>
      </w:sdtPr>
      <w:sdtContent>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ins w:author="Albane Lallemand" w:id="1" w:date="2026-04-30T13:05:28Z"/>
              <w:rFonts w:ascii="Roboto" w:cs="Roboto" w:eastAsia="Roboto" w:hAnsi="Roboto"/>
              <w:sz w:val="20"/>
              <w:szCs w:val="20"/>
              <w:rPrChange w:author="Albane Lallemand" w:id="2" w:date="2026-04-30T13:05:28Z">
                <w:rPr>
                  <w:rFonts w:ascii="Roboto" w:cs="Roboto" w:eastAsia="Roboto" w:hAnsi="Roboto"/>
                  <w:b w:val="0"/>
                  <w:bCs w:val="0"/>
                  <w:i w:val="0"/>
                  <w:iCs w:val="0"/>
                  <w:smallCaps w:val="0"/>
                  <w:strike w:val="0"/>
                  <w:color w:val="000000"/>
                  <w:sz w:val="20"/>
                  <w:szCs w:val="20"/>
                  <w:u w:val="none"/>
                  <w:shd w:fill="auto" w:val="clear"/>
                  <w:vertAlign w:val="baseline"/>
                </w:rPr>
              </w:rPrChange>
            </w:rPr>
          </w:pPr>
          <w:sdt>
            <w:sdtPr>
              <w:id w:val="467502013"/>
              <w:tag w:val="goog_rdk_23"/>
            </w:sdtPr>
            <w:sdtContent>
              <w:ins w:author="Albane Lallemand" w:id="1" w:date="2026-04-30T13:05:28Z"/>
              <w:sdt>
                <w:sdtPr>
                  <w:id w:val="-1133106143"/>
                  <w:tag w:val="goog_rdk_24"/>
                </w:sdtPr>
                <w:sdtContent>
                  <w:ins w:author="Albane Lallemand" w:id="1" w:date="2026-04-30T13:05:28Z">
                    <w:r w:rsidDel="00000000" w:rsidR="00000000" w:rsidRPr="00000000">
                      <w:rPr>
                        <w:rtl w:val="0"/>
                      </w:rPr>
                    </w:r>
                  </w:ins>
                </w:sdtContent>
              </w:sdt>
              <w:ins w:author="Albane Lallemand" w:id="1" w:date="2026-04-30T13:05:28Z"/>
            </w:sdtContent>
          </w:sdt>
        </w:p>
      </w:sdtContent>
    </w:sdt>
    <w:sdt>
      <w:sdtPr>
        <w:id w:val="1661443378"/>
        <w:tag w:val="goog_rdk_28"/>
      </w:sdtPr>
      <w:sdtContent>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ins w:author="Albane Lallemand" w:id="1" w:date="2026-04-30T13:05:28Z"/>
              <w:rFonts w:ascii="Roboto" w:cs="Roboto" w:eastAsia="Roboto" w:hAnsi="Roboto"/>
              <w:sz w:val="20"/>
              <w:szCs w:val="20"/>
              <w:rPrChange w:author="Albane Lallemand" w:id="2" w:date="2026-04-30T13:05:28Z">
                <w:rPr>
                  <w:rFonts w:ascii="Roboto" w:cs="Roboto" w:eastAsia="Roboto" w:hAnsi="Roboto"/>
                  <w:b w:val="0"/>
                  <w:bCs w:val="0"/>
                  <w:i w:val="0"/>
                  <w:iCs w:val="0"/>
                  <w:smallCaps w:val="0"/>
                  <w:strike w:val="0"/>
                  <w:color w:val="000000"/>
                  <w:sz w:val="20"/>
                  <w:szCs w:val="20"/>
                  <w:u w:val="none"/>
                  <w:shd w:fill="auto" w:val="clear"/>
                  <w:vertAlign w:val="baseline"/>
                </w:rPr>
              </w:rPrChange>
            </w:rPr>
          </w:pPr>
          <w:sdt>
            <w:sdtPr>
              <w:id w:val="1406493549"/>
              <w:tag w:val="goog_rdk_26"/>
            </w:sdtPr>
            <w:sdtContent>
              <w:ins w:author="Albane Lallemand" w:id="1" w:date="2026-04-30T13:05:28Z"/>
              <w:sdt>
                <w:sdtPr>
                  <w:id w:val="-180476461"/>
                  <w:tag w:val="goog_rdk_27"/>
                </w:sdtPr>
                <w:sdtContent>
                  <w:ins w:author="Albane Lallemand" w:id="1" w:date="2026-04-30T13:05:28Z">
                    <w:r w:rsidDel="00000000" w:rsidR="00000000" w:rsidRPr="00000000">
                      <w:rPr>
                        <w:rtl w:val="0"/>
                      </w:rPr>
                    </w:r>
                  </w:ins>
                </w:sdtContent>
              </w:sdt>
              <w:ins w:author="Albane Lallemand" w:id="1" w:date="2026-04-30T13:05:28Z"/>
            </w:sdtContent>
          </w:sdt>
        </w:p>
      </w:sdtContent>
    </w:sdt>
    <w:sdt>
      <w:sdtPr>
        <w:id w:val="1146671310"/>
        <w:tag w:val="goog_rdk_31"/>
      </w:sdtPr>
      <w:sdtContent>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ins w:author="Albane Lallemand" w:id="1" w:date="2026-04-30T13:05:28Z"/>
              <w:rFonts w:ascii="Roboto" w:cs="Roboto" w:eastAsia="Roboto" w:hAnsi="Roboto"/>
              <w:sz w:val="20"/>
              <w:szCs w:val="20"/>
              <w:rPrChange w:author="Albane Lallemand" w:id="2" w:date="2026-04-30T13:05:28Z">
                <w:rPr>
                  <w:rFonts w:ascii="Roboto" w:cs="Roboto" w:eastAsia="Roboto" w:hAnsi="Roboto"/>
                  <w:b w:val="0"/>
                  <w:bCs w:val="0"/>
                  <w:i w:val="0"/>
                  <w:iCs w:val="0"/>
                  <w:smallCaps w:val="0"/>
                  <w:strike w:val="0"/>
                  <w:color w:val="000000"/>
                  <w:sz w:val="20"/>
                  <w:szCs w:val="20"/>
                  <w:u w:val="none"/>
                  <w:shd w:fill="auto" w:val="clear"/>
                  <w:vertAlign w:val="baseline"/>
                </w:rPr>
              </w:rPrChange>
            </w:rPr>
          </w:pPr>
          <w:sdt>
            <w:sdtPr>
              <w:id w:val="2059886232"/>
              <w:tag w:val="goog_rdk_29"/>
            </w:sdtPr>
            <w:sdtContent>
              <w:ins w:author="Albane Lallemand" w:id="1" w:date="2026-04-30T13:05:28Z"/>
              <w:sdt>
                <w:sdtPr>
                  <w:id w:val="2071228988"/>
                  <w:tag w:val="goog_rdk_30"/>
                </w:sdtPr>
                <w:sdtContent>
                  <w:ins w:author="Albane Lallemand" w:id="1" w:date="2026-04-30T13:05:28Z">
                    <w:r w:rsidDel="00000000" w:rsidR="00000000" w:rsidRPr="00000000">
                      <w:rPr>
                        <w:rtl w:val="0"/>
                      </w:rPr>
                    </w:r>
                  </w:ins>
                </w:sdtContent>
              </w:sdt>
              <w:ins w:author="Albane Lallemand" w:id="1" w:date="2026-04-30T13:05:28Z"/>
            </w:sdtContent>
          </w:sdt>
        </w:p>
      </w:sdtContent>
    </w:sdt>
    <w:sdt>
      <w:sdtPr>
        <w:id w:val="1178121330"/>
        <w:tag w:val="goog_rdk_34"/>
      </w:sdtPr>
      <w:sdtContent>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ins w:author="Albane Lallemand" w:id="1" w:date="2026-04-30T13:05:28Z"/>
              <w:rFonts w:ascii="Roboto" w:cs="Roboto" w:eastAsia="Roboto" w:hAnsi="Roboto"/>
              <w:sz w:val="20"/>
              <w:szCs w:val="20"/>
              <w:rPrChange w:author="Albane Lallemand" w:id="2" w:date="2026-04-30T13:05:28Z">
                <w:rPr>
                  <w:rFonts w:ascii="Roboto" w:cs="Roboto" w:eastAsia="Roboto" w:hAnsi="Roboto"/>
                  <w:b w:val="0"/>
                  <w:bCs w:val="0"/>
                  <w:i w:val="0"/>
                  <w:iCs w:val="0"/>
                  <w:smallCaps w:val="0"/>
                  <w:strike w:val="0"/>
                  <w:color w:val="000000"/>
                  <w:sz w:val="20"/>
                  <w:szCs w:val="20"/>
                  <w:u w:val="none"/>
                  <w:shd w:fill="auto" w:val="clear"/>
                  <w:vertAlign w:val="baseline"/>
                </w:rPr>
              </w:rPrChange>
            </w:rPr>
          </w:pPr>
          <w:sdt>
            <w:sdtPr>
              <w:id w:val="1345115370"/>
              <w:tag w:val="goog_rdk_32"/>
            </w:sdtPr>
            <w:sdtContent>
              <w:ins w:author="Albane Lallemand" w:id="1" w:date="2026-04-30T13:05:28Z"/>
              <w:sdt>
                <w:sdtPr>
                  <w:id w:val="372756632"/>
                  <w:tag w:val="goog_rdk_33"/>
                </w:sdtPr>
                <w:sdtContent>
                  <w:ins w:author="Albane Lallemand" w:id="1" w:date="2026-04-30T13:05:28Z">
                    <w:r w:rsidDel="00000000" w:rsidR="00000000" w:rsidRPr="00000000">
                      <w:rPr>
                        <w:rtl w:val="0"/>
                      </w:rPr>
                    </w:r>
                  </w:ins>
                </w:sdtContent>
              </w:sdt>
              <w:ins w:author="Albane Lallemand" w:id="1" w:date="2026-04-30T13:05:28Z"/>
            </w:sdtContent>
          </w:sdt>
        </w:p>
      </w:sdtContent>
    </w:sdt>
    <w:sdt>
      <w:sdtPr>
        <w:id w:val="-602163695"/>
        <w:tag w:val="goog_rdk_36"/>
      </w:sdtPr>
      <w:sdtContent>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sz w:val="20"/>
              <w:szCs w:val="20"/>
              <w:rPrChange w:author="Albane Lallemand" w:id="2" w:date="2026-04-30T13:05:28Z">
                <w:rPr>
                  <w:rFonts w:ascii="Roboto" w:cs="Roboto" w:eastAsia="Roboto" w:hAnsi="Roboto"/>
                  <w:b w:val="0"/>
                  <w:bCs w:val="0"/>
                  <w:i w:val="0"/>
                  <w:iCs w:val="0"/>
                  <w:smallCaps w:val="0"/>
                  <w:strike w:val="0"/>
                  <w:color w:val="000000"/>
                  <w:sz w:val="20"/>
                  <w:szCs w:val="20"/>
                  <w:u w:val="none"/>
                  <w:shd w:fill="auto" w:val="clear"/>
                  <w:vertAlign w:val="baseline"/>
                </w:rPr>
              </w:rPrChange>
            </w:rPr>
          </w:pPr>
          <w:sdt>
            <w:sdtPr>
              <w:id w:val="-1084931298"/>
              <w:tag w:val="goog_rdk_35"/>
            </w:sdtPr>
            <w:sdtContent>
              <w:r w:rsidDel="00000000" w:rsidR="00000000" w:rsidRPr="00000000">
                <w:rPr>
                  <w:rtl w:val="0"/>
                </w:rPr>
              </w:r>
            </w:sdtContent>
          </w:sdt>
        </w:p>
      </w:sdtContent>
    </w:sdt>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96">
      <w:pPr>
        <w:jc w:val="center"/>
        <w:rPr>
          <w:rFonts w:ascii="Roboto" w:cs="Roboto" w:eastAsia="Roboto" w:hAnsi="Roboto"/>
          <w:b w:val="1"/>
          <w:bCs w:val="1"/>
          <w:sz w:val="20"/>
          <w:szCs w:val="20"/>
        </w:rPr>
      </w:pPr>
      <w:bookmarkStart w:colFirst="0" w:colLast="0" w:name="_heading=h.jowy5krla29z" w:id="1"/>
      <w:bookmarkEnd w:id="1"/>
      <w:r w:rsidDel="00000000" w:rsidR="00000000" w:rsidRPr="00000000">
        <w:rPr>
          <w:rFonts w:ascii="Roboto" w:cs="Roboto" w:eastAsia="Roboto" w:hAnsi="Roboto"/>
          <w:b w:val="1"/>
          <w:bCs w:val="1"/>
          <w:sz w:val="20"/>
          <w:szCs w:val="20"/>
          <w:rtl w:val="0"/>
        </w:rPr>
        <w:t xml:space="preserve">ANNEXE</w:t>
      </w:r>
    </w:p>
    <w:p w:rsidR="00000000" w:rsidDel="00000000" w:rsidP="00000000" w:rsidRDefault="00000000" w:rsidRPr="00000000" w14:paraId="00000297">
      <w:pPr>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98">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Liste des actes accomplis pour le compte de la société en formation</w:t>
      </w:r>
    </w:p>
    <w:p w:rsidR="00000000" w:rsidDel="00000000" w:rsidP="00000000" w:rsidRDefault="00000000" w:rsidRPr="00000000" w14:paraId="00000299">
      <w:pPr>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9A">
      <w:pPr>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9B">
      <w:pPr>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9C">
      <w:pPr>
        <w:rPr>
          <w:rFonts w:ascii="Roboto" w:cs="Roboto" w:eastAsia="Roboto" w:hAnsi="Roboto"/>
          <w:sz w:val="20"/>
          <w:szCs w:val="20"/>
        </w:rPr>
      </w:pPr>
      <w:bookmarkStart w:colFirst="0" w:colLast="0" w:name="_heading=h.cjnufeu7tmp6" w:id="2"/>
      <w:bookmarkEnd w:id="2"/>
      <w:r w:rsidDel="00000000" w:rsidR="00000000" w:rsidRPr="00000000">
        <w:rPr>
          <w:rFonts w:ascii="Roboto" w:cs="Roboto" w:eastAsia="Roboto" w:hAnsi="Roboto"/>
          <w:sz w:val="20"/>
          <w:szCs w:val="20"/>
          <w:rtl w:val="0"/>
        </w:rPr>
        <w:t xml:space="preserve">-</w:t>
        <w:tab/>
        <w:t xml:space="preserve">Ouverture d’un compte bancaire</w:t>
      </w:r>
      <w:r w:rsidDel="00000000" w:rsidR="00000000" w:rsidRPr="00000000">
        <w:rPr>
          <w:rtl w:val="0"/>
        </w:rPr>
        <w:t xml:space="preserve"> </w:t>
      </w:r>
      <w:r w:rsidDel="00000000" w:rsidR="00000000" w:rsidRPr="00000000">
        <w:rPr>
          <w:rFonts w:ascii="Roboto" w:cs="Roboto" w:eastAsia="Roboto" w:hAnsi="Roboto"/>
          <w:sz w:val="20"/>
          <w:szCs w:val="20"/>
          <w:rtl w:val="0"/>
        </w:rPr>
        <w:t xml:space="preserve">auprès de la Banque en vue du dépôt du capital social</w:t>
      </w:r>
    </w:p>
    <w:p w:rsidR="00000000" w:rsidDel="00000000" w:rsidP="00000000" w:rsidRDefault="00000000" w:rsidRPr="00000000" w14:paraId="0000029D">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tab/>
        <w:t xml:space="preserve">Signature d’une lettre de mission avec le cabinet Sydel pour la création de la Société</w:t>
      </w:r>
    </w:p>
    <w:p w:rsidR="00000000" w:rsidDel="00000000" w:rsidP="00000000" w:rsidRDefault="00000000" w:rsidRPr="00000000" w14:paraId="0000029E">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tab/>
        <w:t xml:space="preserve">Paiement de l’acompte des honoraires du cabinet Sydel pour la création de la Société</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7">
      <w:pPr>
        <w:spacing w:before="94" w:lineRule="auto"/>
        <w:ind w:left="659" w:right="795" w:firstLine="0"/>
        <w:rPr>
          <w:rFonts w:ascii="Roboto" w:cs="Roboto" w:eastAsia="Roboto" w:hAnsi="Roboto"/>
          <w:sz w:val="20"/>
          <w:szCs w:val="20"/>
        </w:rPr>
      </w:pPr>
      <w:r w:rsidDel="00000000" w:rsidR="00000000" w:rsidRPr="00000000">
        <w:rPr>
          <w:rtl w:val="0"/>
        </w:rPr>
      </w:r>
    </w:p>
    <w:sectPr>
      <w:type w:val="nextPage"/>
      <w:pgSz w:h="16820" w:w="11880" w:orient="portrait"/>
      <w:pgMar w:bottom="1080" w:top="1580" w:left="1340" w:right="1240" w:header="0" w:footer="88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E">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9">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386" w:hanging="360"/>
      </w:pPr>
      <w:rPr>
        <w:rFonts w:ascii="Times New Roman" w:cs="Times New Roman" w:eastAsia="Times New Roman" w:hAnsi="Times New Roman"/>
        <w:sz w:val="24"/>
        <w:szCs w:val="24"/>
      </w:rPr>
    </w:lvl>
    <w:lvl w:ilvl="1">
      <w:start w:val="0"/>
      <w:numFmt w:val="bullet"/>
      <w:lvlText w:val="•"/>
      <w:lvlJc w:val="left"/>
      <w:pPr>
        <w:ind w:left="2172" w:hanging="360"/>
      </w:pPr>
      <w:rPr/>
    </w:lvl>
    <w:lvl w:ilvl="2">
      <w:start w:val="0"/>
      <w:numFmt w:val="bullet"/>
      <w:lvlText w:val="•"/>
      <w:lvlJc w:val="left"/>
      <w:pPr>
        <w:ind w:left="2964" w:hanging="360"/>
      </w:pPr>
      <w:rPr/>
    </w:lvl>
    <w:lvl w:ilvl="3">
      <w:start w:val="0"/>
      <w:numFmt w:val="bullet"/>
      <w:lvlText w:val="•"/>
      <w:lvlJc w:val="left"/>
      <w:pPr>
        <w:ind w:left="3756" w:hanging="360"/>
      </w:pPr>
      <w:rPr/>
    </w:lvl>
    <w:lvl w:ilvl="4">
      <w:start w:val="0"/>
      <w:numFmt w:val="bullet"/>
      <w:lvlText w:val="•"/>
      <w:lvlJc w:val="left"/>
      <w:pPr>
        <w:ind w:left="4548" w:hanging="360"/>
      </w:pPr>
      <w:rPr/>
    </w:lvl>
    <w:lvl w:ilvl="5">
      <w:start w:val="0"/>
      <w:numFmt w:val="bullet"/>
      <w:lvlText w:val="•"/>
      <w:lvlJc w:val="left"/>
      <w:pPr>
        <w:ind w:left="5340" w:hanging="360"/>
      </w:pPr>
      <w:rPr/>
    </w:lvl>
    <w:lvl w:ilvl="6">
      <w:start w:val="0"/>
      <w:numFmt w:val="bullet"/>
      <w:lvlText w:val="•"/>
      <w:lvlJc w:val="left"/>
      <w:pPr>
        <w:ind w:left="6132" w:hanging="360"/>
      </w:pPr>
      <w:rPr/>
    </w:lvl>
    <w:lvl w:ilvl="7">
      <w:start w:val="0"/>
      <w:numFmt w:val="bullet"/>
      <w:lvlText w:val="•"/>
      <w:lvlJc w:val="left"/>
      <w:pPr>
        <w:ind w:left="6924" w:hanging="360"/>
      </w:pPr>
      <w:rPr/>
    </w:lvl>
    <w:lvl w:ilvl="8">
      <w:start w:val="0"/>
      <w:numFmt w:val="bullet"/>
      <w:lvlText w:val="•"/>
      <w:lvlJc w:val="left"/>
      <w:pPr>
        <w:ind w:left="7716" w:hanging="360"/>
      </w:pPr>
      <w:rPr/>
    </w:lvl>
  </w:abstractNum>
  <w:abstractNum w:abstractNumId="2">
    <w:lvl w:ilvl="0">
      <w:start w:val="0"/>
      <w:numFmt w:val="bullet"/>
      <w:lvlText w:val="-"/>
      <w:lvlJc w:val="left"/>
      <w:pPr>
        <w:ind w:left="1429" w:hanging="360"/>
      </w:pPr>
      <w:rPr>
        <w:rFonts w:ascii="Arial" w:cs="Arial" w:eastAsia="Arial" w:hAnsi="Arial"/>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3">
    <w:lvl w:ilvl="0">
      <w:start w:val="1"/>
      <w:numFmt w:val="decimal"/>
      <w:lvlText w:val="%1"/>
      <w:lvlJc w:val="left"/>
      <w:pPr>
        <w:ind w:left="839" w:hanging="180"/>
      </w:pPr>
      <w:rPr>
        <w:rFonts w:ascii="Arial" w:cs="Arial" w:eastAsia="Arial" w:hAnsi="Arial"/>
        <w:b w:val="1"/>
        <w:bCs w:val="1"/>
        <w:sz w:val="18"/>
        <w:szCs w:val="18"/>
        <w:u w:val="single"/>
      </w:rPr>
    </w:lvl>
    <w:lvl w:ilvl="1">
      <w:start w:val="0"/>
      <w:numFmt w:val="bullet"/>
      <w:lvlText w:val="•"/>
      <w:lvlJc w:val="left"/>
      <w:pPr>
        <w:ind w:left="1686" w:hanging="180"/>
      </w:pPr>
      <w:rPr/>
    </w:lvl>
    <w:lvl w:ilvl="2">
      <w:start w:val="0"/>
      <w:numFmt w:val="bullet"/>
      <w:lvlText w:val="•"/>
      <w:lvlJc w:val="left"/>
      <w:pPr>
        <w:ind w:left="2532" w:hanging="180"/>
      </w:pPr>
      <w:rPr/>
    </w:lvl>
    <w:lvl w:ilvl="3">
      <w:start w:val="0"/>
      <w:numFmt w:val="bullet"/>
      <w:lvlText w:val="•"/>
      <w:lvlJc w:val="left"/>
      <w:pPr>
        <w:ind w:left="3378" w:hanging="180"/>
      </w:pPr>
      <w:rPr/>
    </w:lvl>
    <w:lvl w:ilvl="4">
      <w:start w:val="0"/>
      <w:numFmt w:val="bullet"/>
      <w:lvlText w:val="•"/>
      <w:lvlJc w:val="left"/>
      <w:pPr>
        <w:ind w:left="4224" w:hanging="180"/>
      </w:pPr>
      <w:rPr/>
    </w:lvl>
    <w:lvl w:ilvl="5">
      <w:start w:val="0"/>
      <w:numFmt w:val="bullet"/>
      <w:lvlText w:val="•"/>
      <w:lvlJc w:val="left"/>
      <w:pPr>
        <w:ind w:left="5070" w:hanging="180"/>
      </w:pPr>
      <w:rPr/>
    </w:lvl>
    <w:lvl w:ilvl="6">
      <w:start w:val="0"/>
      <w:numFmt w:val="bullet"/>
      <w:lvlText w:val="•"/>
      <w:lvlJc w:val="left"/>
      <w:pPr>
        <w:ind w:left="5916" w:hanging="180"/>
      </w:pPr>
      <w:rPr/>
    </w:lvl>
    <w:lvl w:ilvl="7">
      <w:start w:val="0"/>
      <w:numFmt w:val="bullet"/>
      <w:lvlText w:val="•"/>
      <w:lvlJc w:val="left"/>
      <w:pPr>
        <w:ind w:left="6762" w:hanging="180"/>
      </w:pPr>
      <w:rPr/>
    </w:lvl>
    <w:lvl w:ilvl="8">
      <w:start w:val="0"/>
      <w:numFmt w:val="bullet"/>
      <w:lvlText w:val="•"/>
      <w:lvlJc w:val="left"/>
      <w:pPr>
        <w:ind w:left="7608" w:hanging="180"/>
      </w:pPr>
      <w:rPr/>
    </w:lvl>
  </w:abstractNum>
  <w:abstractNum w:abstractNumId="4">
    <w:lvl w:ilvl="0">
      <w:start w:val="1"/>
      <w:numFmt w:val="decimal"/>
      <w:lvlText w:val="%1."/>
      <w:lvlJc w:val="left"/>
      <w:pPr>
        <w:ind w:left="1026" w:hanging="360"/>
      </w:pPr>
      <w:rPr>
        <w:rFonts w:ascii="Arial" w:cs="Arial" w:eastAsia="Arial" w:hAnsi="Arial"/>
        <w:sz w:val="18"/>
        <w:szCs w:val="18"/>
      </w:rPr>
    </w:lvl>
    <w:lvl w:ilvl="1">
      <w:start w:val="0"/>
      <w:numFmt w:val="bullet"/>
      <w:lvlText w:val="•"/>
      <w:lvlJc w:val="left"/>
      <w:pPr>
        <w:ind w:left="1848" w:hanging="360"/>
      </w:pPr>
      <w:rPr/>
    </w:lvl>
    <w:lvl w:ilvl="2">
      <w:start w:val="0"/>
      <w:numFmt w:val="bullet"/>
      <w:lvlText w:val="•"/>
      <w:lvlJc w:val="left"/>
      <w:pPr>
        <w:ind w:left="2676" w:hanging="360"/>
      </w:pPr>
      <w:rPr/>
    </w:lvl>
    <w:lvl w:ilvl="3">
      <w:start w:val="0"/>
      <w:numFmt w:val="bullet"/>
      <w:lvlText w:val="•"/>
      <w:lvlJc w:val="left"/>
      <w:pPr>
        <w:ind w:left="3504" w:hanging="360"/>
      </w:pPr>
      <w:rPr/>
    </w:lvl>
    <w:lvl w:ilvl="4">
      <w:start w:val="0"/>
      <w:numFmt w:val="bullet"/>
      <w:lvlText w:val="•"/>
      <w:lvlJc w:val="left"/>
      <w:pPr>
        <w:ind w:left="4332" w:hanging="360"/>
      </w:pPr>
      <w:rPr/>
    </w:lvl>
    <w:lvl w:ilvl="5">
      <w:start w:val="0"/>
      <w:numFmt w:val="bullet"/>
      <w:lvlText w:val="•"/>
      <w:lvlJc w:val="left"/>
      <w:pPr>
        <w:ind w:left="5160" w:hanging="360"/>
      </w:pPr>
      <w:rPr/>
    </w:lvl>
    <w:lvl w:ilvl="6">
      <w:start w:val="0"/>
      <w:numFmt w:val="bullet"/>
      <w:lvlText w:val="•"/>
      <w:lvlJc w:val="left"/>
      <w:pPr>
        <w:ind w:left="5988" w:hanging="360"/>
      </w:pPr>
      <w:rPr/>
    </w:lvl>
    <w:lvl w:ilvl="7">
      <w:start w:val="0"/>
      <w:numFmt w:val="bullet"/>
      <w:lvlText w:val="•"/>
      <w:lvlJc w:val="left"/>
      <w:pPr>
        <w:ind w:left="6816" w:hanging="360"/>
      </w:pPr>
      <w:rPr/>
    </w:lvl>
    <w:lvl w:ilvl="8">
      <w:start w:val="0"/>
      <w:numFmt w:val="bullet"/>
      <w:lvlText w:val="•"/>
      <w:lvlJc w:val="left"/>
      <w:pPr>
        <w:ind w:left="7644" w:hanging="360"/>
      </w:pPr>
      <w:rPr/>
    </w:lvl>
  </w:abstractNum>
  <w:abstractNum w:abstractNumId="5">
    <w:lvl w:ilvl="0">
      <w:start w:val="1"/>
      <w:numFmt w:val="decimal"/>
      <w:lvlText w:val="%1."/>
      <w:lvlJc w:val="left"/>
      <w:pPr>
        <w:ind w:left="1026" w:hanging="360"/>
      </w:pPr>
      <w:rPr>
        <w:rFonts w:ascii="Arial" w:cs="Arial" w:eastAsia="Arial" w:hAnsi="Arial"/>
        <w:sz w:val="18"/>
        <w:szCs w:val="18"/>
      </w:rPr>
    </w:lvl>
    <w:lvl w:ilvl="1">
      <w:start w:val="0"/>
      <w:numFmt w:val="bullet"/>
      <w:lvlText w:val="-"/>
      <w:lvlJc w:val="left"/>
      <w:pPr>
        <w:ind w:left="1386" w:hanging="360"/>
      </w:pPr>
      <w:rPr>
        <w:rFonts w:ascii="Times New Roman" w:cs="Times New Roman" w:eastAsia="Times New Roman" w:hAnsi="Times New Roman"/>
        <w:sz w:val="24"/>
        <w:szCs w:val="24"/>
      </w:rPr>
    </w:lvl>
    <w:lvl w:ilvl="2">
      <w:start w:val="0"/>
      <w:numFmt w:val="bullet"/>
      <w:lvlText w:val="•"/>
      <w:lvlJc w:val="left"/>
      <w:pPr>
        <w:ind w:left="2260" w:hanging="360"/>
      </w:pPr>
      <w:rPr/>
    </w:lvl>
    <w:lvl w:ilvl="3">
      <w:start w:val="0"/>
      <w:numFmt w:val="bullet"/>
      <w:lvlText w:val="•"/>
      <w:lvlJc w:val="left"/>
      <w:pPr>
        <w:ind w:left="3140" w:hanging="360"/>
      </w:pPr>
      <w:rPr/>
    </w:lvl>
    <w:lvl w:ilvl="4">
      <w:start w:val="0"/>
      <w:numFmt w:val="bullet"/>
      <w:lvlText w:val="•"/>
      <w:lvlJc w:val="left"/>
      <w:pPr>
        <w:ind w:left="4020" w:hanging="360"/>
      </w:pPr>
      <w:rPr/>
    </w:lvl>
    <w:lvl w:ilvl="5">
      <w:start w:val="0"/>
      <w:numFmt w:val="bullet"/>
      <w:lvlText w:val="•"/>
      <w:lvlJc w:val="left"/>
      <w:pPr>
        <w:ind w:left="4900" w:hanging="360"/>
      </w:pPr>
      <w:rPr/>
    </w:lvl>
    <w:lvl w:ilvl="6">
      <w:start w:val="0"/>
      <w:numFmt w:val="bullet"/>
      <w:lvlText w:val="•"/>
      <w:lvlJc w:val="left"/>
      <w:pPr>
        <w:ind w:left="5780" w:hanging="360"/>
      </w:pPr>
      <w:rPr/>
    </w:lvl>
    <w:lvl w:ilvl="7">
      <w:start w:val="0"/>
      <w:numFmt w:val="bullet"/>
      <w:lvlText w:val="•"/>
      <w:lvlJc w:val="left"/>
      <w:pPr>
        <w:ind w:left="6660" w:hanging="360"/>
      </w:pPr>
      <w:rPr/>
    </w:lvl>
    <w:lvl w:ilvl="8">
      <w:start w:val="0"/>
      <w:numFmt w:val="bullet"/>
      <w:lvlText w:val="•"/>
      <w:lvlJc w:val="left"/>
      <w:pPr>
        <w:ind w:left="7540" w:hanging="360"/>
      </w:pPr>
      <w:rPr/>
    </w:lvl>
  </w:abstractNum>
  <w:abstractNum w:abstractNumId="6">
    <w:lvl w:ilvl="0">
      <w:start w:val="1"/>
      <w:numFmt w:val="decimal"/>
      <w:lvlText w:val="%1."/>
      <w:lvlJc w:val="left"/>
      <w:pPr>
        <w:ind w:left="1026" w:hanging="360"/>
      </w:pPr>
      <w:rPr>
        <w:rFonts w:ascii="Arial" w:cs="Arial" w:eastAsia="Arial" w:hAnsi="Arial"/>
        <w:sz w:val="18"/>
        <w:szCs w:val="18"/>
      </w:rPr>
    </w:lvl>
    <w:lvl w:ilvl="1">
      <w:start w:val="0"/>
      <w:numFmt w:val="bullet"/>
      <w:lvlText w:val="•"/>
      <w:lvlJc w:val="left"/>
      <w:pPr>
        <w:ind w:left="1848" w:hanging="360"/>
      </w:pPr>
      <w:rPr/>
    </w:lvl>
    <w:lvl w:ilvl="2">
      <w:start w:val="0"/>
      <w:numFmt w:val="bullet"/>
      <w:lvlText w:val="•"/>
      <w:lvlJc w:val="left"/>
      <w:pPr>
        <w:ind w:left="2676" w:hanging="360"/>
      </w:pPr>
      <w:rPr/>
    </w:lvl>
    <w:lvl w:ilvl="3">
      <w:start w:val="0"/>
      <w:numFmt w:val="bullet"/>
      <w:lvlText w:val="•"/>
      <w:lvlJc w:val="left"/>
      <w:pPr>
        <w:ind w:left="3504" w:hanging="360"/>
      </w:pPr>
      <w:rPr/>
    </w:lvl>
    <w:lvl w:ilvl="4">
      <w:start w:val="0"/>
      <w:numFmt w:val="bullet"/>
      <w:lvlText w:val="•"/>
      <w:lvlJc w:val="left"/>
      <w:pPr>
        <w:ind w:left="4332" w:hanging="360"/>
      </w:pPr>
      <w:rPr/>
    </w:lvl>
    <w:lvl w:ilvl="5">
      <w:start w:val="0"/>
      <w:numFmt w:val="bullet"/>
      <w:lvlText w:val="•"/>
      <w:lvlJc w:val="left"/>
      <w:pPr>
        <w:ind w:left="5160" w:hanging="360"/>
      </w:pPr>
      <w:rPr/>
    </w:lvl>
    <w:lvl w:ilvl="6">
      <w:start w:val="0"/>
      <w:numFmt w:val="bullet"/>
      <w:lvlText w:val="•"/>
      <w:lvlJc w:val="left"/>
      <w:pPr>
        <w:ind w:left="5988" w:hanging="360"/>
      </w:pPr>
      <w:rPr/>
    </w:lvl>
    <w:lvl w:ilvl="7">
      <w:start w:val="0"/>
      <w:numFmt w:val="bullet"/>
      <w:lvlText w:val="•"/>
      <w:lvlJc w:val="left"/>
      <w:pPr>
        <w:ind w:left="6816" w:hanging="360"/>
      </w:pPr>
      <w:rPr/>
    </w:lvl>
    <w:lvl w:ilvl="8">
      <w:start w:val="0"/>
      <w:numFmt w:val="bullet"/>
      <w:lvlText w:val="•"/>
      <w:lvlJc w:val="left"/>
      <w:pPr>
        <w:ind w:left="7644" w:hanging="360"/>
      </w:pPr>
      <w:rPr/>
    </w:lvl>
  </w:abstractNum>
  <w:abstractNum w:abstractNumId="7">
    <w:lvl w:ilvl="0">
      <w:start w:val="0"/>
      <w:numFmt w:val="bullet"/>
      <w:lvlText w:val="-"/>
      <w:lvlJc w:val="left"/>
      <w:pPr>
        <w:ind w:left="798" w:hanging="140"/>
      </w:pPr>
      <w:rPr>
        <w:rFonts w:ascii="Times New Roman" w:cs="Times New Roman" w:eastAsia="Times New Roman" w:hAnsi="Times New Roman"/>
        <w:b w:val="1"/>
        <w:bCs w:val="1"/>
        <w:sz w:val="24"/>
        <w:szCs w:val="24"/>
      </w:rPr>
    </w:lvl>
    <w:lvl w:ilvl="1">
      <w:start w:val="0"/>
      <w:numFmt w:val="bullet"/>
      <w:lvlText w:val="•"/>
      <w:lvlJc w:val="left"/>
      <w:pPr>
        <w:ind w:left="1650" w:hanging="140"/>
      </w:pPr>
      <w:rPr/>
    </w:lvl>
    <w:lvl w:ilvl="2">
      <w:start w:val="0"/>
      <w:numFmt w:val="bullet"/>
      <w:lvlText w:val="•"/>
      <w:lvlJc w:val="left"/>
      <w:pPr>
        <w:ind w:left="2500" w:hanging="140"/>
      </w:pPr>
      <w:rPr/>
    </w:lvl>
    <w:lvl w:ilvl="3">
      <w:start w:val="0"/>
      <w:numFmt w:val="bullet"/>
      <w:lvlText w:val="•"/>
      <w:lvlJc w:val="left"/>
      <w:pPr>
        <w:ind w:left="3350" w:hanging="140"/>
      </w:pPr>
      <w:rPr/>
    </w:lvl>
    <w:lvl w:ilvl="4">
      <w:start w:val="0"/>
      <w:numFmt w:val="bullet"/>
      <w:lvlText w:val="•"/>
      <w:lvlJc w:val="left"/>
      <w:pPr>
        <w:ind w:left="4200" w:hanging="140"/>
      </w:pPr>
      <w:rPr/>
    </w:lvl>
    <w:lvl w:ilvl="5">
      <w:start w:val="0"/>
      <w:numFmt w:val="bullet"/>
      <w:lvlText w:val="•"/>
      <w:lvlJc w:val="left"/>
      <w:pPr>
        <w:ind w:left="5050" w:hanging="140"/>
      </w:pPr>
      <w:rPr/>
    </w:lvl>
    <w:lvl w:ilvl="6">
      <w:start w:val="0"/>
      <w:numFmt w:val="bullet"/>
      <w:lvlText w:val="•"/>
      <w:lvlJc w:val="left"/>
      <w:pPr>
        <w:ind w:left="5900" w:hanging="140"/>
      </w:pPr>
      <w:rPr/>
    </w:lvl>
    <w:lvl w:ilvl="7">
      <w:start w:val="0"/>
      <w:numFmt w:val="bullet"/>
      <w:lvlText w:val="•"/>
      <w:lvlJc w:val="left"/>
      <w:pPr>
        <w:ind w:left="6750" w:hanging="140"/>
      </w:pPr>
      <w:rPr/>
    </w:lvl>
    <w:lvl w:ilvl="8">
      <w:start w:val="0"/>
      <w:numFmt w:val="bullet"/>
      <w:lvlText w:val="•"/>
      <w:lvlJc w:val="left"/>
      <w:pPr>
        <w:ind w:left="7600" w:hanging="140"/>
      </w:pPr>
      <w:rPr/>
    </w:lvl>
  </w:abstractNum>
  <w:abstractNum w:abstractNumId="8">
    <w:lvl w:ilvl="0">
      <w:start w:val="0"/>
      <w:numFmt w:val="bullet"/>
      <w:lvlText w:val="-"/>
      <w:lvlJc w:val="left"/>
      <w:pPr>
        <w:ind w:left="1377" w:hanging="360.0000000000001"/>
      </w:pPr>
      <w:rPr>
        <w:rFonts w:ascii="Times New Roman" w:cs="Times New Roman" w:eastAsia="Times New Roman" w:hAnsi="Times New Roman"/>
        <w:sz w:val="24"/>
        <w:szCs w:val="24"/>
      </w:rPr>
    </w:lvl>
    <w:lvl w:ilvl="1">
      <w:start w:val="0"/>
      <w:numFmt w:val="bullet"/>
      <w:lvlText w:val="•"/>
      <w:lvlJc w:val="left"/>
      <w:pPr>
        <w:ind w:left="2760" w:hanging="360"/>
      </w:pPr>
      <w:rPr/>
    </w:lvl>
    <w:lvl w:ilvl="2">
      <w:start w:val="0"/>
      <w:numFmt w:val="bullet"/>
      <w:lvlText w:val="•"/>
      <w:lvlJc w:val="left"/>
      <w:pPr>
        <w:ind w:left="3486" w:hanging="360"/>
      </w:pPr>
      <w:rPr/>
    </w:lvl>
    <w:lvl w:ilvl="3">
      <w:start w:val="0"/>
      <w:numFmt w:val="bullet"/>
      <w:lvlText w:val="•"/>
      <w:lvlJc w:val="left"/>
      <w:pPr>
        <w:ind w:left="4213" w:hanging="360"/>
      </w:pPr>
      <w:rPr/>
    </w:lvl>
    <w:lvl w:ilvl="4">
      <w:start w:val="0"/>
      <w:numFmt w:val="bullet"/>
      <w:lvlText w:val="•"/>
      <w:lvlJc w:val="left"/>
      <w:pPr>
        <w:ind w:left="4940" w:hanging="360"/>
      </w:pPr>
      <w:rPr/>
    </w:lvl>
    <w:lvl w:ilvl="5">
      <w:start w:val="0"/>
      <w:numFmt w:val="bullet"/>
      <w:lvlText w:val="•"/>
      <w:lvlJc w:val="left"/>
      <w:pPr>
        <w:ind w:left="5666" w:hanging="360"/>
      </w:pPr>
      <w:rPr/>
    </w:lvl>
    <w:lvl w:ilvl="6">
      <w:start w:val="0"/>
      <w:numFmt w:val="bullet"/>
      <w:lvlText w:val="•"/>
      <w:lvlJc w:val="left"/>
      <w:pPr>
        <w:ind w:left="6393" w:hanging="360"/>
      </w:pPr>
      <w:rPr/>
    </w:lvl>
    <w:lvl w:ilvl="7">
      <w:start w:val="0"/>
      <w:numFmt w:val="bullet"/>
      <w:lvlText w:val="•"/>
      <w:lvlJc w:val="left"/>
      <w:pPr>
        <w:ind w:left="7120" w:hanging="360"/>
      </w:pPr>
      <w:rPr/>
    </w:lvl>
    <w:lvl w:ilvl="8">
      <w:start w:val="0"/>
      <w:numFmt w:val="bullet"/>
      <w:lvlText w:val="•"/>
      <w:lvlJc w:val="left"/>
      <w:pPr>
        <w:ind w:left="7846"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f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659"/>
    </w:pPr>
    <w:rPr>
      <w:b w:val="1"/>
      <w:bCs w:val="1"/>
      <w:sz w:val="24"/>
      <w:szCs w:val="24"/>
      <w:u w:val="singl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021" w:right="2021"/>
      <w:jc w:val="center"/>
    </w:pPr>
    <w:rPr>
      <w:b w:val="1"/>
      <w:bCs w:val="1"/>
      <w:sz w:val="28"/>
      <w:szCs w:val="28"/>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iCG2wkkbBd/Oy5BFUuzbYm1vrw==">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2021-01-08T00:00:00Z</vt:lpwstr>
  </property>
  <property fmtid="{D5CDD505-2E9C-101B-9397-08002B2CF9AE}" pid="3" name="Creator">
    <vt:lpwstr>Microsoft® Word 2013</vt:lpwstr>
  </property>
  <property fmtid="{D5CDD505-2E9C-101B-9397-08002B2CF9AE}" pid="4" name="LastSaved">
    <vt:lpwstr>2021-01-19T00:00:00Z</vt:lpwstr>
  </property>
</Properties>
</file>