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bookmarkStart w:colFirst="0" w:colLast="0" w:name="_heading=h.hh4kjx2o68t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sdt>
      <w:sdtPr>
        <w:id w:val="-150937036"/>
        <w:tag w:val="goog_rdk_1"/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00"/>
            </w:tabs>
            <w:spacing w:after="0" w:before="0" w:line="240" w:lineRule="auto"/>
            <w:ind w:left="0" w:right="0" w:firstLine="0"/>
            <w:jc w:val="center"/>
            <w:rPr>
              <w:ins w:author="Albane Lallemand" w:id="0" w:date="2026-04-30T13:07:36Z"/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[forme_sociale] à capital variable</w:t>
          </w:r>
          <w:sdt>
            <w:sdtPr>
              <w:id w:val="2103081237"/>
              <w:tag w:val="goog_rdk_0"/>
            </w:sdtPr>
            <w:sdtContent>
              <w:ins w:author="Albane Lallemand" w:id="0" w:date="2026-04-30T13:07:3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sdt>
        <w:sdtPr>
          <w:id w:val="-414531586"/>
          <w:tag w:val="goog_rdk_2"/>
        </w:sdtPr>
        <w:sdtContent>
          <w:ins w:author="Albane Lallemand" w:id="0" w:date="2026-04-30T13:07:36Z"/>
          <w:sdt>
            <w:sdtPr>
              <w:id w:val="1366978744"/>
              <w:tag w:val="goog_rdk_3"/>
            </w:sdtPr>
            <w:sdtContent>
              <w:ins w:author="Albane Lallemand" w:id="0" w:date="2026-04-30T13:07:36Z"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highlight w:val="yellow"/>
                    <w:rtl w:val="0"/>
                    <w:rPrChange w:author="Albane Lallemand" w:id="1" w:date="2026-04-30T13:07:36Z">
                      <w:rPr>
                        <w:rFonts w:ascii="Roboto" w:cs="Roboto" w:eastAsia="Roboto" w:hAnsi="Roboto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8"/>
                        <w:szCs w:val="18"/>
                        <w:highlight w:val="yellow"/>
                        <w:u w:val="none"/>
                        <w:vertAlign w:val="baseline"/>
                      </w:rPr>
                    </w:rPrChange>
                  </w:rPr>
                  <w:t xml:space="preserve">Au capital minimum et effectif de [capital_social] euros</w:t>
                </w:r>
              </w:ins>
            </w:sdtContent>
          </w:sdt>
          <w:ins w:author="Albane Lallemand" w:id="0" w:date="2026-04-30T13:07:36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yellow"/>
          <w:vertAlign w:val="baseline"/>
          <w:rtl w:val="0"/>
        </w:rPr>
        <w:t xml:space="preserve">Siège social : [num_voie_siege] [voie_siege] [cp_siege] [ville_siege]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</w:rPr>
      </w:pPr>
      <w:sdt>
        <w:sdtPr>
          <w:id w:val="-1403610629"/>
          <w:tag w:val="goog_rdk_5"/>
        </w:sdtPr>
        <w:sdtContent>
          <w:del w:author="Albane Lallemand" w:id="0" w:date="2026-04-30T13:07:36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delText xml:space="preserve">Au capital minimum et effectif de [capital_social] euros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9qz7otpmolv" w:id="1"/>
      <w:bookmarkEnd w:id="1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En cours d’immatriculation au RCS de [ville_rcs]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PROCES-VERBAL DES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Roboto" w:cs="Roboto" w:eastAsia="Roboto" w:hAnsi="Roboto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DE L’ASSEMBLEE GENERALE EXTRAORDINAIRE</w:t>
            </w:r>
            <w:r w:rsidDel="00000000" w:rsidR="00000000" w:rsidRPr="00000000">
              <w:rPr>
                <w:rtl w:val="0"/>
              </w:rPr>
            </w:r>
          </w:p>
          <w:sdt>
            <w:sdtPr>
              <w:id w:val="1644220480"/>
              <w:tag w:val="goog_rdk_7"/>
            </w:sdtPr>
            <w:sdtContent>
              <w:p w:rsidR="00000000" w:rsidDel="00000000" w:rsidP="00000000" w:rsidRDefault="00000000" w:rsidRPr="00000000" w14:paraId="0000000D">
                <w:pPr>
                  <w:pStyle w:val="Heading2"/>
                  <w:numPr>
                    <w:ilvl w:val="1"/>
                    <w:numId w:val="1"/>
                  </w:numPr>
                  <w:ind w:left="0" w:firstLine="0"/>
                  <w:rPr>
                    <w:ins w:author="Albane Lallemand" w:id="2" w:date="2026-04-30T13:07:47Z"/>
                    <w:vertAlign w:val="baseline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vertAlign w:val="baseline"/>
                    <w:rtl w:val="0"/>
                  </w:rPr>
                  <w:t xml:space="preserve"> DU [date_decision]</w:t>
                </w:r>
                <w:sdt>
                  <w:sdtPr>
                    <w:id w:val="-142651526"/>
                    <w:tag w:val="goog_rdk_6"/>
                  </w:sdtPr>
                  <w:sdtContent>
                    <w:ins w:author="Albane Lallemand" w:id="2" w:date="2026-04-30T13:07:47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433093001"/>
              <w:tag w:val="goog_rdk_9"/>
            </w:sdtPr>
            <w:sdtContent>
              <w:p w:rsidR="00000000" w:rsidDel="00000000" w:rsidP="00000000" w:rsidRDefault="00000000" w:rsidRPr="00000000" w14:paraId="0000000E">
                <w:pPr>
                  <w:numPr>
                    <w:ilvl w:val="1"/>
                    <w:numId w:val="1"/>
                  </w:numPr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PrChange w:author="Albane Lallemand" w:id="3" w:date="2026-04-30T13:07:47Z">
                      <w:rPr>
                        <w:vertAlign w:val="baseline"/>
                      </w:rPr>
                    </w:rPrChange>
                  </w:rPr>
                  <w:pPrChange w:author="Albane Lallemand" w:id="0" w:date="2026-04-30T13:07:47Z">
                    <w:pPr>
                      <w:pStyle w:val="Heading2"/>
                      <w:numPr>
                        <w:ilvl w:val="1"/>
                        <w:numId w:val="1"/>
                      </w:numPr>
                      <w:ind w:left="0" w:firstLine="0"/>
                    </w:pPr>
                  </w:pPrChange>
                </w:pPr>
                <w:sdt>
                  <w:sdtPr>
                    <w:id w:val="-1495628945"/>
                    <w:tag w:val="goog_rdk_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ind w:left="0" w:firstLine="0"/>
        <w:jc w:val="left"/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Le [date_reunion_lettres] à [heure_reunion]</w:t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00"/>
        </w:tabs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Les associés de la société civile immobilière [denomination_societe], à capital variable, au capital minimum de [capital_social] euros, divisé en [nb_parts] parts de [valeur_nominale_part] euro chacune, se sont réunis ce jour au siège de la société.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Associés présents</w:t>
      </w:r>
      <w:sdt>
        <w:sdtPr>
          <w:id w:val="174691595"/>
          <w:tag w:val="goog_rdk_10"/>
        </w:sdtPr>
        <w:sdtContent>
          <w:ins w:author="Albane Lallemand" w:id="4" w:date="2026-04-30T13:08:29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vertAlign w:val="baseline"/>
                <w:rtl w:val="0"/>
              </w:rPr>
              <w:t xml:space="preserve"> ou représentés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 : 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hthbgjpdd15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[civilite_personne_1] [prenom_personne_1] [nom_personne_1], représentant [nb_parts_personne_1] parts,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[civilite_personne_2] [prenom_personne_2] [nom_personne_2], représentant [nb_parts_personne_2] parts,</w:t>
      </w:r>
    </w:p>
    <w:p w:rsidR="00000000" w:rsidDel="00000000" w:rsidP="00000000" w:rsidRDefault="00000000" w:rsidRPr="00000000" w14:paraId="0000001A">
      <w:pPr>
        <w:shd w:fill="ffffff" w:val="clear"/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pjkf5z69wqmy" w:id="3"/>
      <w:bookmarkEnd w:id="3"/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Les associés présents représentent [nb_parts] parts, soit la totalité du capital.</w:t>
      </w:r>
    </w:p>
    <w:p w:rsidR="00000000" w:rsidDel="00000000" w:rsidP="00000000" w:rsidRDefault="00000000" w:rsidRPr="00000000" w14:paraId="0000001C">
      <w:pPr>
        <w:ind w:left="36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bookmarkStart w:colFirst="0" w:colLast="0" w:name="_heading=h.uc0w0ozjk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 l’issue de la signature des statuts, les associés se sont réunis pour prendre les décisions suivantes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Nomination du gérant 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Autorisation de  contracter un emprunt pour l’achat d’un bien immobilier sis [num_voie_bien] [voie_bien], [cp_bien] [ville_bien] 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bookmarkStart w:colFirst="0" w:colLast="0" w:name="_heading=h.js1qr7cg9ny9" w:id="5"/>
      <w:bookmarkEnd w:id="5"/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Pouvoir. </w:t>
      </w:r>
    </w:p>
    <w:p w:rsidR="00000000" w:rsidDel="00000000" w:rsidP="00000000" w:rsidRDefault="00000000" w:rsidRPr="00000000" w14:paraId="00000022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right="0" w:firstLine="0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numPr>
          <w:ilvl w:val="3"/>
          <w:numId w:val="1"/>
        </w:numPr>
        <w:spacing w:after="120" w:before="0" w:lineRule="auto"/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numPr>
          <w:ilvl w:val="3"/>
          <w:numId w:val="1"/>
        </w:numPr>
        <w:shd w:fill="ffffff" w:val="clear"/>
        <w:ind w:left="0" w:firstLine="0"/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</w:rPr>
      </w:pPr>
      <w:bookmarkStart w:colFirst="0" w:colLast="0" w:name="_heading=h.m8eupip6jwqn" w:id="6"/>
      <w:bookmarkEnd w:id="6"/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  <w:rtl w:val="0"/>
        </w:rPr>
        <w:t xml:space="preserve">L’assemblée générale extraordinaire décide de désigner en qualité de gérant pour une durée indéterminée :</w:t>
      </w:r>
    </w:p>
    <w:p w:rsidR="00000000" w:rsidDel="00000000" w:rsidP="00000000" w:rsidRDefault="00000000" w:rsidRPr="00000000" w14:paraId="00000028">
      <w:pPr>
        <w:pStyle w:val="Heading4"/>
        <w:keepNext w:val="0"/>
        <w:numPr>
          <w:ilvl w:val="3"/>
          <w:numId w:val="1"/>
        </w:numPr>
        <w:shd w:fill="ffffff" w:val="clear"/>
        <w:ind w:left="0" w:firstLine="0"/>
        <w:rPr>
          <w:rFonts w:ascii="Roboto" w:cs="Roboto" w:eastAsia="Roboto" w:hAnsi="Roboto"/>
          <w:b w:val="0"/>
          <w:bCs w:val="0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ind w:left="720" w:hanging="36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[civilite_personne_2] [prenom_personne_2] [nom_personne_2], née le [date_naissance_personne_2] à [ville_naissance_personne_2] ([departement_naissance_personne_2]), de nationalité [nationalite_personne_2], demeurant [num_voie_perso_personne_2] [voie_perso_personne_2], [cp_perso_personne_2] [ville_perso_personne_2].</w:t>
      </w:r>
    </w:p>
    <w:p w:rsidR="00000000" w:rsidDel="00000000" w:rsidP="00000000" w:rsidRDefault="00000000" w:rsidRPr="00000000" w14:paraId="0000002A">
      <w:pPr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right="0" w:firstLine="0"/>
        <w:jc w:val="both"/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bookmarkStart w:colFirst="0" w:colLast="0" w:name="_heading=h.s6zdybymurj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vertAlign w:val="baseline"/>
          <w:rtl w:val="0"/>
        </w:rPr>
        <w:t xml:space="preserve">L’assemblée générale extraordinaire, décide de contracter un emprunt d’un montant maximum de [montant_emprunt] euros pour l’acquisition d’un bien immobilier sis [num_voie_bien] [voie_bien], [cp_bien] [ville_bien].</w:t>
      </w:r>
    </w:p>
    <w:p w:rsidR="00000000" w:rsidDel="00000000" w:rsidP="00000000" w:rsidRDefault="00000000" w:rsidRPr="00000000" w14:paraId="00000031">
      <w:pPr>
        <w:ind w:left="720" w:right="0" w:firstLine="0"/>
        <w:jc w:val="both"/>
        <w:rPr>
          <w:rFonts w:ascii="Roboto" w:cs="Roboto" w:eastAsia="Roboto" w:hAnsi="Roboto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33">
      <w:pPr>
        <w:ind w:left="720" w:right="0" w:firstLine="0"/>
        <w:jc w:val="both"/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bookmarkStart w:colFirst="0" w:colLast="0" w:name="_heading=h.v6nyyj7teps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bookmarkStart w:colFirst="0" w:colLast="0" w:name="_heading=h.mcsht8so9v6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numPr>
          <w:ilvl w:val="3"/>
          <w:numId w:val="1"/>
        </w:numPr>
        <w:ind w:left="0" w:firstLine="0"/>
        <w:rPr>
          <w:rFonts w:ascii="Roboto" w:cs="Roboto" w:eastAsia="Roboto" w:hAnsi="Roboto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u w:val="single"/>
          <w:vertAlign w:val="baseline"/>
          <w:rtl w:val="0"/>
        </w:rPr>
        <w:t xml:space="preserve">TROISIEME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L’assemblée générale extraordinaire confère tous les pouvoirs au porteur d’un original à l’effet de procéder aux formalités d’enregistrement au greffe du Tribunal de Commerce.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highlight w:val="yellow"/>
          <w:vertAlign w:val="baseline"/>
          <w:rtl w:val="0"/>
        </w:rPr>
        <w:t xml:space="preserve">Cette résolution, soumise au vote est adoptée à l’unanimité des voix présentes.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De tout ce qui a été décidé, il a été dressé le présent procès-verbal qui a été signé après lecture par les associés.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L’ordre du jour étant épuisé et personne ne demandant plus la parole, la séance est levée.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Fait à [lieu_signature] en [nombre_exemplaires] exemplaires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Ind w:w="-108.0" w:type="dxa"/>
        <w:tblLayout w:type="fixed"/>
        <w:tblLook w:val="0000"/>
      </w:tblPr>
      <w:tblGrid>
        <w:gridCol w:w="4605"/>
        <w:gridCol w:w="4604"/>
        <w:tblGridChange w:id="0">
          <w:tblGrid>
            <w:gridCol w:w="4605"/>
            <w:gridCol w:w="46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  <w:rtl w:val="0"/>
              </w:rPr>
              <w:t xml:space="preserve">[prenom_personne_1] [nom_personne_1]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sdt>
            <w:sdtPr>
              <w:id w:val="-709907867"/>
              <w:tag w:val="goog_rdk_14"/>
            </w:sdtPr>
            <w:sdtContent>
              <w:p w:rsidR="00000000" w:rsidDel="00000000" w:rsidP="00000000" w:rsidRDefault="00000000" w:rsidRPr="00000000" w14:paraId="0000004D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177294184"/>
                    <w:tag w:val="goog_rdk_12"/>
                  </w:sdtPr>
                  <w:sdtContent>
                    <w:ins w:author="Albane Lallemand" w:id="5" w:date="2026-04-30T13:09:07Z"/>
                    <w:sdt>
                      <w:sdtPr>
                        <w:id w:val="-1150349566"/>
                        <w:tag w:val="goog_rdk_13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-1416375630"/>
              <w:tag w:val="goog_rdk_17"/>
            </w:sdtPr>
            <w:sdtContent>
              <w:p w:rsidR="00000000" w:rsidDel="00000000" w:rsidP="00000000" w:rsidRDefault="00000000" w:rsidRPr="00000000" w14:paraId="0000004E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507853086"/>
                    <w:tag w:val="goog_rdk_15"/>
                  </w:sdtPr>
                  <w:sdtContent>
                    <w:ins w:author="Albane Lallemand" w:id="5" w:date="2026-04-30T13:09:07Z"/>
                    <w:sdt>
                      <w:sdtPr>
                        <w:id w:val="-1705949393"/>
                        <w:tag w:val="goog_rdk_16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1382861393"/>
              <w:tag w:val="goog_rdk_20"/>
            </w:sdtPr>
            <w:sdtContent>
              <w:p w:rsidR="00000000" w:rsidDel="00000000" w:rsidP="00000000" w:rsidRDefault="00000000" w:rsidRPr="00000000" w14:paraId="0000004F">
                <w:pPr>
                  <w:spacing w:after="390" w:before="0" w:lineRule="auto"/>
                  <w:jc w:val="both"/>
                  <w:rPr>
                    <w:ins w:author="Albane Lallemand" w:id="5" w:date="2026-04-30T13:09:07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-1135527283"/>
                    <w:tag w:val="goog_rdk_18"/>
                  </w:sdtPr>
                  <w:sdtContent>
                    <w:ins w:author="Albane Lallemand" w:id="5" w:date="2026-04-30T13:09:07Z"/>
                    <w:sdt>
                      <w:sdtPr>
                        <w:id w:val="1855042753"/>
                        <w:tag w:val="goog_rdk_19"/>
                      </w:sdtPr>
                      <w:sdtContent>
                        <w:ins w:author="Albane Lallemand" w:id="5" w:date="2026-04-30T13:09:07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5" w:date="2026-04-30T13:09:07Z"/>
                  </w:sdtContent>
                </w:sdt>
              </w:p>
            </w:sdtContent>
          </w:sdt>
          <w:sdt>
            <w:sdtPr>
              <w:id w:val="-616132714"/>
              <w:tag w:val="goog_rdk_22"/>
            </w:sdtPr>
            <w:sdtContent>
              <w:p w:rsidR="00000000" w:rsidDel="00000000" w:rsidP="00000000" w:rsidRDefault="00000000" w:rsidRPr="00000000" w14:paraId="00000050">
                <w:pPr>
                  <w:spacing w:after="390" w:before="0" w:lineRule="auto"/>
                  <w:jc w:val="both"/>
                  <w:rPr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highlight w:val="yellow"/>
                    <w:rPrChange w:author="Albane Lallemand" w:id="6" w:date="2026-04-30T13:09:07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highlight w:val="yellow"/>
                        <w:vertAlign w:val="baseline"/>
                      </w:rPr>
                    </w:rPrChange>
                  </w:rPr>
                </w:pPr>
                <w:sdt>
                  <w:sdtPr>
                    <w:id w:val="1465563913"/>
                    <w:tag w:val="goog_rdk_2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yellow"/>
                <w:vertAlign w:val="baseline"/>
                <w:rtl w:val="0"/>
              </w:rPr>
              <w:t xml:space="preserve">[prenom_personne_2] [nom_personne_2]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highlight w:val="yellow"/>
                <w:vertAlign w:val="baseline"/>
                <w:rtl w:val="0"/>
              </w:rPr>
              <w:t xml:space="preserve">Faire précéder la signature de la mention « Bon pour acceptation des fonctions de [fonction_dirigeant] 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sdt>
            <w:sdtPr>
              <w:id w:val="-985436354"/>
              <w:tag w:val="goog_rdk_26"/>
            </w:sdtPr>
            <w:sdtContent>
              <w:p w:rsidR="00000000" w:rsidDel="00000000" w:rsidP="00000000" w:rsidRDefault="00000000" w:rsidRPr="00000000" w14:paraId="00000056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-1702819351"/>
                    <w:tag w:val="goog_rdk_24"/>
                  </w:sdtPr>
                  <w:sdtContent>
                    <w:ins w:author="Albane Lallemand" w:id="7" w:date="2026-04-30T13:09:10Z"/>
                    <w:sdt>
                      <w:sdtPr>
                        <w:id w:val="661732805"/>
                        <w:tag w:val="goog_rdk_25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1663467738"/>
              <w:tag w:val="goog_rdk_29"/>
            </w:sdtPr>
            <w:sdtContent>
              <w:p w:rsidR="00000000" w:rsidDel="00000000" w:rsidP="00000000" w:rsidRDefault="00000000" w:rsidRPr="00000000" w14:paraId="00000057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-581596091"/>
                    <w:tag w:val="goog_rdk_27"/>
                  </w:sdtPr>
                  <w:sdtContent>
                    <w:ins w:author="Albane Lallemand" w:id="7" w:date="2026-04-30T13:09:10Z"/>
                    <w:sdt>
                      <w:sdtPr>
                        <w:id w:val="-804516386"/>
                        <w:tag w:val="goog_rdk_28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571355292"/>
              <w:tag w:val="goog_rdk_32"/>
            </w:sdtPr>
            <w:sdtContent>
              <w:p w:rsidR="00000000" w:rsidDel="00000000" w:rsidP="00000000" w:rsidRDefault="00000000" w:rsidRPr="00000000" w14:paraId="00000058">
                <w:pPr>
                  <w:spacing w:after="390" w:before="0" w:lineRule="auto"/>
                  <w:jc w:val="both"/>
                  <w:rPr>
                    <w:ins w:author="Albane Lallemand" w:id="7" w:date="2026-04-30T13:09:10Z"/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1456184945"/>
                    <w:tag w:val="goog_rdk_30"/>
                  </w:sdtPr>
                  <w:sdtContent>
                    <w:ins w:author="Albane Lallemand" w:id="7" w:date="2026-04-30T13:09:10Z"/>
                    <w:sdt>
                      <w:sdtPr>
                        <w:id w:val="254784441"/>
                        <w:tag w:val="goog_rdk_31"/>
                      </w:sdtPr>
                      <w:sdtContent>
                        <w:ins w:author="Albane Lallemand" w:id="7" w:date="2026-04-30T13:09:1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  <w:ins w:author="Albane Lallemand" w:id="7" w:date="2026-04-30T13:09:10Z"/>
                  </w:sdtContent>
                </w:sdt>
              </w:p>
            </w:sdtContent>
          </w:sdt>
          <w:sdt>
            <w:sdtPr>
              <w:id w:val="2137815027"/>
              <w:tag w:val="goog_rdk_34"/>
            </w:sdtPr>
            <w:sdtContent>
              <w:p w:rsidR="00000000" w:rsidDel="00000000" w:rsidP="00000000" w:rsidRDefault="00000000" w:rsidRPr="00000000" w14:paraId="00000059">
                <w:pPr>
                  <w:spacing w:after="390" w:before="0" w:lineRule="auto"/>
                  <w:jc w:val="both"/>
                  <w:rPr>
                    <w:rFonts w:ascii="Roboto" w:cs="Roboto" w:eastAsia="Roboto" w:hAnsi="Roboto"/>
                    <w:i w:val="1"/>
                    <w:iCs w:val="1"/>
                    <w:sz w:val="20"/>
                    <w:szCs w:val="20"/>
                    <w:rPrChange w:author="Albane Lallemand" w:id="8" w:date="2026-04-30T13:09:10Z">
                      <w:rPr>
                        <w:rFonts w:ascii="Roboto" w:cs="Roboto" w:eastAsia="Roboto" w:hAnsi="Roboto"/>
                        <w:i w:val="1"/>
                        <w:iCs w:val="1"/>
                        <w:sz w:val="20"/>
                        <w:szCs w:val="20"/>
                        <w:vertAlign w:val="baseline"/>
                      </w:rPr>
                    </w:rPrChange>
                  </w:rPr>
                </w:pPr>
                <w:sdt>
                  <w:sdtPr>
                    <w:id w:val="2109340875"/>
                    <w:tag w:val="goog_rdk_33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63" w:top="1276" w:left="1411" w:right="1411" w:header="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1"/>
      <w:spacing w:after="0" w:before="0" w:lineRule="auto"/>
      <w:ind w:left="0" w:firstLine="0"/>
      <w:jc w:val="both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wge0CXgag4qVRw5aNHwlG4acw==">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