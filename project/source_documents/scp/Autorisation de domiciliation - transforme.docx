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0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6805"/>
        <w:tblGridChange w:id="0">
          <w:tblGrid>
            <w:gridCol w:w="6805"/>
          </w:tblGrid>
        </w:tblGridChange>
      </w:tblGrid>
      <w:tr>
        <w:trPr>
          <w:cantSplit w:val="0"/>
          <w:trHeight w:val="953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AUTORISATION DE DOMICILIATION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Je soussignée</w:t>
      </w:r>
      <w:r w:rsidDel="00000000" w:rsidR="00000000" w:rsidRPr="00000000">
        <w:rPr>
          <w:rFonts w:ascii="Roboto" w:cs="Roboto" w:eastAsia="Roboto" w:hAnsi="Roboto"/>
          <w:color w:val="ee0000"/>
          <w:sz w:val="20"/>
          <w:szCs w:val="20"/>
          <w:rtl w:val="0"/>
        </w:rPr>
        <w:t xml:space="preserve"> [civilite] [prenom] [nom]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autorise la domiciliation de</w:t>
      </w:r>
      <w:sdt>
        <w:sdtPr>
          <w:id w:val="428554576"/>
          <w:tag w:val="goog_rdk_0"/>
        </w:sdtPr>
        <w:sdtContent>
          <w:ins w:author="Albane Lallemand" w:id="0" w:date="2026-04-30T13:33:52Z"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la Société</w:t>
            </w:r>
          </w:ins>
        </w:sdtContent>
      </w:sdt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[denomination_societe]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au capital de </w:t>
      </w: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[capital_social]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€ en cours de formation, dans les locaux situés</w:t>
      </w:r>
      <w:r w:rsidDel="00000000" w:rsidR="00000000" w:rsidRPr="00000000">
        <w:rPr>
          <w:rFonts w:ascii="Roboto" w:cs="Roboto" w:eastAsia="Roboto" w:hAnsi="Roboto"/>
          <w:color w:val="ee0000"/>
          <w:sz w:val="20"/>
          <w:szCs w:val="20"/>
          <w:rtl w:val="0"/>
        </w:rPr>
        <w:t xml:space="preserve"> à [num_voie_siege] [voie_siege], [cp_siege] [ville_siege]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pour une durée indéterminée.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Fait à [lieu_signature]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</w:t>
      </w: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[date_signature]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4248" w:firstLine="708.0000000000001"/>
        <w:rPr>
          <w:rFonts w:ascii="Roboto" w:cs="Roboto" w:eastAsia="Roboto" w:hAnsi="Roboto"/>
          <w:color w:val="ee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ee0000"/>
          <w:sz w:val="20"/>
          <w:szCs w:val="20"/>
          <w:rtl w:val="0"/>
        </w:rPr>
        <w:t xml:space="preserve">[civilite] [prenom] [nom]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Y3F1zpPep8rRxPWQwt2pWJYv4w==">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