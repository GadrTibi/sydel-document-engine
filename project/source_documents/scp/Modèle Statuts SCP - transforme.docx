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1"/>
          <w:bCs w:val="1"/>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[denomination_societe]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[forme_sociale]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Siège social : [num_voie_siege] [voie_siege], [cp_siege] [ville_siege]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Au capital de : [capital_social] euros</w:t>
      </w:r>
      <w:r w:rsidDel="00000000" w:rsidR="00000000" w:rsidRPr="00000000">
        <w:rPr>
          <w:rtl w:val="0"/>
        </w:rPr>
      </w:r>
    </w:p>
    <w:p w:rsidR="00000000" w:rsidDel="00000000" w:rsidP="00000000" w:rsidRDefault="00000000" w:rsidRPr="00000000" w14:paraId="0000000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STATUTS</w:t>
            </w:r>
          </w:p>
          <w:p w:rsidR="00000000" w:rsidDel="00000000" w:rsidP="00000000" w:rsidRDefault="00000000" w:rsidRPr="00000000" w14:paraId="0000000E">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1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color w:val="000000"/>
          <w:sz w:val="20"/>
          <w:szCs w:val="20"/>
          <w:u w:val="single"/>
        </w:rPr>
      </w:pPr>
      <w:r w:rsidDel="00000000" w:rsidR="00000000" w:rsidRPr="00000000">
        <w:rPr>
          <w:rtl w:val="0"/>
        </w:rPr>
      </w:r>
    </w:p>
    <w:p w:rsidR="00000000" w:rsidDel="00000000" w:rsidP="00000000" w:rsidRDefault="00000000" w:rsidRPr="00000000" w14:paraId="0000001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SOUSSIGNES :</w:t>
      </w:r>
    </w:p>
    <w:p w:rsidR="00000000" w:rsidDel="00000000" w:rsidP="00000000" w:rsidRDefault="00000000" w:rsidRPr="00000000" w14:paraId="0000001F">
      <w:pPr>
        <w:shd w:fill="ffffff" w:val="clea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0">
      <w:pPr>
        <w:shd w:fill="ffffff" w:val="clea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709"/>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1"/>
          <w:bCs w:val="1"/>
          <w:i w:val="0"/>
          <w:iCs w:val="0"/>
          <w:smallCaps w:val="0"/>
          <w:strike w:val="0"/>
          <w:color w:val="000000"/>
          <w:sz w:val="20"/>
          <w:szCs w:val="20"/>
          <w:highlight w:val="yellow"/>
          <w:u w:val="none"/>
          <w:vertAlign w:val="baseline"/>
          <w:rtl w:val="0"/>
        </w:rPr>
        <w:t xml:space="preserve">[civilite_personne_1] [prenom_personne_1] [nom_personne_1], née [nom_naissance_personne_1], domiciliée [adresse_personne_1], née le [date_naissance_personne_1] à [ville_naissance_personne_1] ([pays_naissance_personne_1]), de nationalité [nationalite_personne_1], [situation_maritale_personne_1].</w:t>
      </w:r>
      <w:r w:rsidDel="00000000" w:rsidR="00000000" w:rsidRPr="00000000">
        <w:rPr>
          <w:rtl w:val="0"/>
        </w:rPr>
      </w:r>
    </w:p>
    <w:p w:rsidR="00000000" w:rsidDel="00000000" w:rsidP="00000000" w:rsidRDefault="00000000" w:rsidRPr="00000000" w14:paraId="00000022">
      <w:pPr>
        <w:shd w:fill="ffffff" w:val="clear"/>
        <w:jc w:val="both"/>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3">
      <w:pPr>
        <w:shd w:fill="ffffff" w:val="clear"/>
        <w:jc w:val="both"/>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4">
      <w:pPr>
        <w:numPr>
          <w:ilvl w:val="0"/>
          <w:numId w:val="3"/>
        </w:numPr>
        <w:shd w:fill="ffffff" w:val="clear"/>
        <w:ind w:left="720" w:hanging="360"/>
        <w:jc w:val="both"/>
        <w:rPr>
          <w:rFonts w:ascii="Roboto" w:cs="Roboto" w:eastAsia="Roboto" w:hAnsi="Roboto"/>
          <w:sz w:val="20"/>
          <w:szCs w:val="20"/>
          <w:highlight w:val="yellow"/>
        </w:rPr>
      </w:pPr>
      <w:r w:rsidDel="00000000" w:rsidR="00000000" w:rsidRPr="00000000">
        <w:rPr>
          <w:rFonts w:ascii="Roboto" w:cs="Roboto" w:eastAsia="Roboto" w:hAnsi="Roboto"/>
          <w:b w:val="1"/>
          <w:bCs w:val="1"/>
          <w:sz w:val="20"/>
          <w:szCs w:val="20"/>
          <w:highlight w:val="yellow"/>
          <w:rtl w:val="0"/>
        </w:rPr>
        <w:t xml:space="preserve">[civilite_personne_2] [prenom_personne_2] [nom_personne_2], domicilié [adresse_personne_2], né le [date_naissance_personne_2] à [ville_naissance_personne_2], de nationalité [nationalite_personne_2] et [situation_maritale_personne_2].</w:t>
      </w:r>
      <w:r w:rsidDel="00000000" w:rsidR="00000000" w:rsidRPr="00000000">
        <w:rPr>
          <w:rtl w:val="0"/>
        </w:rPr>
      </w:r>
    </w:p>
    <w:p w:rsidR="00000000" w:rsidDel="00000000" w:rsidP="00000000" w:rsidRDefault="00000000" w:rsidRPr="00000000" w14:paraId="00000025">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Ont établi ainsi qu’il suit, les statuts d’une [forme_sociale] qu’ils ont convenu de constituer entre eux dans le but principal de :</w:t>
      </w:r>
    </w:p>
    <w:p w:rsidR="00000000" w:rsidDel="00000000" w:rsidP="00000000" w:rsidRDefault="00000000" w:rsidRPr="00000000" w14:paraId="0000002B">
      <w:pPr>
        <w:shd w:fill="ffffff" w:val="clea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C">
      <w:pPr>
        <w:numPr>
          <w:ilvl w:val="0"/>
          <w:numId w:val="2"/>
        </w:numPr>
        <w:ind w:left="567" w:hanging="42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prévenir les inconvénients d’une indivision, en particulier l’action en partage et la règle de l’unanimité ;</w:t>
      </w:r>
    </w:p>
    <w:p w:rsidR="00000000" w:rsidDel="00000000" w:rsidP="00000000" w:rsidRDefault="00000000" w:rsidRPr="00000000" w14:paraId="0000002D">
      <w:pPr>
        <w:numPr>
          <w:ilvl w:val="0"/>
          <w:numId w:val="2"/>
        </w:numPr>
        <w:ind w:left="567" w:hanging="42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D’organiser la transmission ;</w:t>
      </w:r>
    </w:p>
    <w:p w:rsidR="00000000" w:rsidDel="00000000" w:rsidP="00000000" w:rsidRDefault="00000000" w:rsidRPr="00000000" w14:paraId="0000002E">
      <w:pPr>
        <w:shd w:fill="ffffff" w:val="clear"/>
        <w:spacing w:after="39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F">
      <w:pPr>
        <w:shd w:fill="ffffff" w:val="clear"/>
        <w:spacing w:after="39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 – FORME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1">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propriétaires de parts ci-avant désignés et ceux qui pourront l’être ultérieurement, il est créé une [forme_sociale] régie par les articles 1832 et suivants du Code Civil et par les présents statuts.</w:t>
      </w:r>
    </w:p>
    <w:p w:rsidR="00000000" w:rsidDel="00000000" w:rsidP="00000000" w:rsidRDefault="00000000" w:rsidRPr="00000000" w14:paraId="00000032">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 – OBJET </w:t>
      </w:r>
    </w:p>
    <w:p w:rsidR="00000000" w:rsidDel="00000000" w:rsidP="00000000" w:rsidRDefault="00000000" w:rsidRPr="00000000" w14:paraId="00000033">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a pour objet en France et hors de France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dans la limite des opérations à caractère strictement civil, à l'exclusion de toute opération commerciale : </w:t>
      </w:r>
    </w:p>
    <w:p w:rsidR="00000000" w:rsidDel="00000000" w:rsidP="00000000" w:rsidRDefault="00000000" w:rsidRPr="00000000" w14:paraId="00000034">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5">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prise de participation, directe ou indirecte, dans toutes sociétés ou groupements, par voie d’acquisition, d’échange, d’apport, de souscription ou autrement, ainsi que la gestion de ces participations.</w:t>
      </w:r>
    </w:p>
    <w:p w:rsidR="00000000" w:rsidDel="00000000" w:rsidP="00000000" w:rsidRDefault="00000000" w:rsidRPr="00000000" w14:paraId="00000036">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détention, la gestion, l’administration et la mise en valeur d’un portefeuille de titres, parts sociales, valeurs mobilières, actifs financiers et tous droits s’y rapportant.</w:t>
      </w:r>
    </w:p>
    <w:p w:rsidR="00000000" w:rsidDel="00000000" w:rsidP="00000000" w:rsidRDefault="00000000" w:rsidRPr="00000000" w14:paraId="00000038">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9">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gestion financière, administrative et patrimoniale des sociétés dans lesquelles la société détient des participations, à l’exclusion de toute activité commerciale.</w:t>
      </w:r>
    </w:p>
    <w:p w:rsidR="00000000" w:rsidDel="00000000" w:rsidP="00000000" w:rsidRDefault="00000000" w:rsidRPr="00000000" w14:paraId="0000003A">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L’acquisition, la cession, l’arbitrage, la gestion ou la conservation de tous titres ou droits sociaux, ainsi que le placement des disponibilités.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L’acquisition, la propriété, l’échange ainsi que la location, l’administration et la gérance de tous biens immobiliers, mobiliers, créances et placements tels que les valeurs mobilières, les titres, les droits sociaux, les contrats de capitalisation, et autres produits financiers portant intérêt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L’emprunt, le cautionnement simple ou hypothécaire nécessaire à la réalisation de l’objet social ;</w:t>
      </w:r>
    </w:p>
    <w:p w:rsidR="00000000" w:rsidDel="00000000" w:rsidP="00000000" w:rsidRDefault="00000000" w:rsidRPr="00000000" w14:paraId="00000040">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plus généralement, toutes opérations civiles pouvant se rattacher directement ou indirectement à l’objet ci-dessus, à l’exclusion de toute opération à caractère commercial</w:t>
      </w:r>
    </w:p>
    <w:p w:rsidR="00000000" w:rsidDel="00000000" w:rsidP="00000000" w:rsidRDefault="00000000" w:rsidRPr="00000000" w14:paraId="00000042">
      <w:pPr>
        <w:ind w:left="567"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ind w:left="567"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 – DENOMINATION </w:t>
      </w:r>
    </w:p>
    <w:p w:rsidR="00000000" w:rsidDel="00000000" w:rsidP="00000000" w:rsidRDefault="00000000" w:rsidRPr="00000000" w14:paraId="00000045">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[denomination_societe]</w:t>
      </w:r>
    </w:p>
    <w:p w:rsidR="00000000" w:rsidDel="00000000" w:rsidP="00000000" w:rsidRDefault="00000000" w:rsidRPr="00000000" w14:paraId="0000004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4 – DUREE </w:t>
      </w:r>
    </w:p>
    <w:p w:rsidR="00000000" w:rsidDel="00000000" w:rsidP="00000000" w:rsidRDefault="00000000" w:rsidRPr="00000000" w14:paraId="0000004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w:t>
      </w:r>
      <w:sdt>
        <w:sdtPr>
          <w:id w:val="-1581730642"/>
          <w:tag w:val="goog_rdk_0"/>
        </w:sdtPr>
        <w:sdtContent>
          <w:ins w:author="Albane Lallemand" w:id="0" w:date="2026-04-30T13:35:04Z">
            <w:r w:rsidDel="00000000" w:rsidR="00000000" w:rsidRPr="00000000">
              <w:rPr>
                <w:rFonts w:ascii="Roboto" w:cs="Roboto" w:eastAsia="Roboto" w:hAnsi="Roboto"/>
                <w:sz w:val="20"/>
                <w:szCs w:val="20"/>
                <w:rtl w:val="0"/>
              </w:rPr>
              <w:t xml:space="preserve">99</w:t>
            </w:r>
          </w:ins>
        </w:sdtContent>
      </w:sdt>
      <w:sdt>
        <w:sdtPr>
          <w:id w:val="-946671653"/>
          <w:tag w:val="goog_rdk_1"/>
        </w:sdtPr>
        <w:sdtContent>
          <w:del w:author="Albane Lallemand" w:id="0" w:date="2026-04-30T13:35:04Z">
            <w:r w:rsidDel="00000000" w:rsidR="00000000" w:rsidRPr="00000000">
              <w:rPr>
                <w:rFonts w:ascii="Roboto" w:cs="Roboto" w:eastAsia="Roboto" w:hAnsi="Roboto"/>
                <w:sz w:val="20"/>
                <w:szCs w:val="20"/>
                <w:rtl w:val="0"/>
              </w:rPr>
              <w:delText xml:space="preserve">[duree_societe]</w:delText>
            </w:r>
          </w:del>
        </w:sdtContent>
      </w:sdt>
      <w:r w:rsidDel="00000000" w:rsidR="00000000" w:rsidRPr="00000000">
        <w:rPr>
          <w:rFonts w:ascii="Roboto" w:cs="Roboto" w:eastAsia="Roboto" w:hAnsi="Roboto"/>
          <w:sz w:val="20"/>
          <w:szCs w:val="20"/>
          <w:rtl w:val="0"/>
        </w:rPr>
        <w:t xml:space="preserve"> années à compter de la date d’immatriculation au Registre du Commerce sauf les causes de prorogation ou de dissolution prévues aux présents statuts.</w:t>
      </w:r>
    </w:p>
    <w:p w:rsidR="00000000" w:rsidDel="00000000" w:rsidP="00000000" w:rsidRDefault="00000000" w:rsidRPr="00000000" w14:paraId="00000048">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5 – SIEGE </w:t>
      </w:r>
    </w:p>
    <w:p w:rsidR="00000000" w:rsidDel="00000000" w:rsidP="00000000" w:rsidRDefault="00000000" w:rsidRPr="00000000" w14:paraId="00000049">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siège social est fixé : [num_voie_siege] [voie_siege], [cp_siege] [ville_siege]</w:t>
      </w:r>
    </w:p>
    <w:p w:rsidR="00000000" w:rsidDel="00000000" w:rsidP="00000000" w:rsidRDefault="00000000" w:rsidRPr="00000000" w14:paraId="0000004A">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pourra être transféré par simple délibération des associés dans tout autre lieu ou toute autre commune situés en France.</w:t>
      </w:r>
    </w:p>
    <w:p w:rsidR="00000000" w:rsidDel="00000000" w:rsidP="00000000" w:rsidRDefault="00000000" w:rsidRPr="00000000" w14:paraId="0000004C">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6 – APPORT, CAPITAL SOCIAL ET PARTS D’INTERET</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4D">
      <w:pPr>
        <w:shd w:fill="ffffff" w:val="clear"/>
        <w:spacing w:after="390" w:lineRule="auto"/>
        <w:jc w:val="both"/>
        <w:rPr>
          <w:rFonts w:ascii="Roboto" w:cs="Roboto" w:eastAsia="Roboto" w:hAnsi="Roboto"/>
          <w:b w:val="1"/>
          <w:bCs w:val="1"/>
          <w:sz w:val="20"/>
          <w:szCs w:val="20"/>
          <w:u w:val="single"/>
        </w:rPr>
      </w:pPr>
      <w:bookmarkStart w:colFirst="0" w:colLast="0" w:name="_heading=h.dnx8tqvplbbw" w:id="0"/>
      <w:bookmarkEnd w:id="0"/>
      <w:r w:rsidDel="00000000" w:rsidR="00000000" w:rsidRPr="00000000">
        <w:rPr>
          <w:rFonts w:ascii="Roboto" w:cs="Roboto" w:eastAsia="Roboto" w:hAnsi="Roboto"/>
          <w:b w:val="1"/>
          <w:bCs w:val="1"/>
          <w:sz w:val="20"/>
          <w:szCs w:val="20"/>
          <w:u w:val="single"/>
          <w:rtl w:val="0"/>
        </w:rPr>
        <w:t xml:space="preserve">Article 6.1 Apports</w:t>
      </w:r>
    </w:p>
    <w:p w:rsidR="00000000" w:rsidDel="00000000" w:rsidP="00000000" w:rsidRDefault="00000000" w:rsidRPr="00000000" w14:paraId="0000004E">
      <w:pPr>
        <w:widowControl w:val="0"/>
        <w:spacing w:before="92" w:line="237" w:lineRule="auto"/>
        <w:ind w:right="-2"/>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effectuent les apports en numéraire suivants qui sont intégralement libérés.</w:t>
      </w:r>
    </w:p>
    <w:p w:rsidR="00000000" w:rsidDel="00000000" w:rsidP="00000000" w:rsidRDefault="00000000" w:rsidRPr="00000000" w14:paraId="0000004F">
      <w:pPr>
        <w:widowControl w:val="0"/>
        <w:spacing w:before="1" w:lineRule="auto"/>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widowControl w:val="0"/>
        <w:numPr>
          <w:ilvl w:val="0"/>
          <w:numId w:val="2"/>
        </w:numPr>
        <w:spacing w:line="272" w:lineRule="auto"/>
        <w:ind w:left="720" w:right="-2" w:hanging="360"/>
        <w:rPr>
          <w:rFonts w:ascii="Roboto" w:cs="Roboto" w:eastAsia="Roboto" w:hAnsi="Roboto"/>
          <w:b w:val="1"/>
          <w:bCs w:val="1"/>
          <w:sz w:val="20"/>
          <w:szCs w:val="20"/>
          <w:highlight w:val="yellow"/>
          <w:u w:val="none"/>
        </w:rPr>
      </w:pPr>
      <w:r w:rsidDel="00000000" w:rsidR="00000000" w:rsidRPr="00000000">
        <w:rPr>
          <w:rFonts w:ascii="Roboto" w:cs="Roboto" w:eastAsia="Roboto" w:hAnsi="Roboto"/>
          <w:b w:val="1"/>
          <w:bCs w:val="1"/>
          <w:sz w:val="20"/>
          <w:szCs w:val="20"/>
          <w:highlight w:val="yellow"/>
          <w:u w:val="none"/>
          <w:rtl w:val="0"/>
        </w:rPr>
        <w:t xml:space="preserve">[civilite_personne_1] [prenom_personne_1] [nom_personne_1]</w:t>
      </w:r>
    </w:p>
    <w:p w:rsidR="00000000" w:rsidDel="00000000" w:rsidP="00000000" w:rsidRDefault="00000000" w:rsidRPr="00000000" w14:paraId="00000051">
      <w:pPr>
        <w:widowControl w:val="0"/>
        <w:spacing w:line="271" w:lineRule="auto"/>
        <w:ind w:right="-2"/>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La somme de [apport_lettres_personne_1] euros,</w:t>
      </w:r>
    </w:p>
    <w:p w:rsidR="00000000" w:rsidDel="00000000" w:rsidP="00000000" w:rsidRDefault="00000000" w:rsidRPr="00000000" w14:paraId="00000052">
      <w:pPr>
        <w:widowControl w:val="0"/>
        <w:tabs>
          <w:tab w:val="left" w:leader="none" w:pos="7141"/>
        </w:tabs>
        <w:spacing w:line="275" w:lineRule="auto"/>
        <w:ind w:right="-2"/>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ci</w:t>
        <w:tab/>
        <w:t xml:space="preserve">[apport_personne_1] euros</w:t>
      </w:r>
    </w:p>
    <w:p w:rsidR="00000000" w:rsidDel="00000000" w:rsidP="00000000" w:rsidRDefault="00000000" w:rsidRPr="00000000" w14:paraId="00000053">
      <w:pPr>
        <w:widowControl w:val="0"/>
        <w:ind w:right="-2"/>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54">
      <w:pPr>
        <w:widowControl w:val="0"/>
        <w:numPr>
          <w:ilvl w:val="0"/>
          <w:numId w:val="2"/>
        </w:numPr>
        <w:spacing w:line="272" w:lineRule="auto"/>
        <w:ind w:left="720" w:right="-2" w:hanging="360"/>
        <w:rPr>
          <w:rFonts w:ascii="Roboto" w:cs="Roboto" w:eastAsia="Roboto" w:hAnsi="Roboto"/>
          <w:b w:val="1"/>
          <w:bCs w:val="1"/>
          <w:sz w:val="20"/>
          <w:szCs w:val="20"/>
          <w:highlight w:val="yellow"/>
          <w:u w:val="none"/>
        </w:rPr>
      </w:pPr>
      <w:r w:rsidDel="00000000" w:rsidR="00000000" w:rsidRPr="00000000">
        <w:rPr>
          <w:rFonts w:ascii="Roboto" w:cs="Roboto" w:eastAsia="Roboto" w:hAnsi="Roboto"/>
          <w:b w:val="1"/>
          <w:bCs w:val="1"/>
          <w:sz w:val="20"/>
          <w:szCs w:val="20"/>
          <w:highlight w:val="yellow"/>
          <w:u w:val="none"/>
          <w:rtl w:val="0"/>
        </w:rPr>
        <w:t xml:space="preserve">[civilite_personne_2] [prenom_personne_2] [nom_personne_2]</w:t>
      </w:r>
    </w:p>
    <w:p w:rsidR="00000000" w:rsidDel="00000000" w:rsidP="00000000" w:rsidRDefault="00000000" w:rsidRPr="00000000" w14:paraId="00000055">
      <w:pPr>
        <w:widowControl w:val="0"/>
        <w:spacing w:line="271" w:lineRule="auto"/>
        <w:ind w:right="-2"/>
        <w:rPr>
          <w:rFonts w:ascii="Roboto" w:cs="Roboto" w:eastAsia="Roboto" w:hAnsi="Roboto"/>
          <w:sz w:val="20"/>
          <w:szCs w:val="20"/>
        </w:rPr>
      </w:pPr>
      <w:r w:rsidDel="00000000" w:rsidR="00000000" w:rsidRPr="00000000">
        <w:rPr>
          <w:rFonts w:ascii="Roboto" w:cs="Roboto" w:eastAsia="Roboto" w:hAnsi="Roboto"/>
          <w:sz w:val="20"/>
          <w:szCs w:val="20"/>
          <w:highlight w:val="yellow"/>
          <w:rtl w:val="0"/>
        </w:rPr>
        <w:t xml:space="preserve">La somme de [apport_lettres_personne_2] euros,</w:t>
      </w:r>
      <w:r w:rsidDel="00000000" w:rsidR="00000000" w:rsidRPr="00000000">
        <w:rPr>
          <w:rtl w:val="0"/>
        </w:rPr>
      </w:r>
    </w:p>
    <w:p w:rsidR="00000000" w:rsidDel="00000000" w:rsidP="00000000" w:rsidRDefault="00000000" w:rsidRPr="00000000" w14:paraId="00000056">
      <w:pPr>
        <w:widowControl w:val="0"/>
        <w:tabs>
          <w:tab w:val="left" w:leader="none" w:pos="7081"/>
        </w:tabs>
        <w:spacing w:line="275" w:lineRule="auto"/>
        <w:ind w:right="-2"/>
        <w:rPr>
          <w:rFonts w:ascii="Roboto" w:cs="Roboto" w:eastAsia="Roboto" w:hAnsi="Roboto"/>
          <w:sz w:val="20"/>
          <w:szCs w:val="20"/>
        </w:rPr>
      </w:pPr>
      <w:r w:rsidDel="00000000" w:rsidR="00000000" w:rsidRPr="00000000">
        <w:rPr>
          <w:rFonts w:ascii="Roboto" w:cs="Roboto" w:eastAsia="Roboto" w:hAnsi="Roboto"/>
          <w:sz w:val="20"/>
          <w:szCs w:val="20"/>
          <w:rtl w:val="0"/>
        </w:rPr>
        <w:t xml:space="preserve">ci</w:t>
        <w:tab/>
        <w:t xml:space="preserve">[apport_personne_2] euros</w:t>
      </w:r>
    </w:p>
    <w:p w:rsidR="00000000" w:rsidDel="00000000" w:rsidP="00000000" w:rsidRDefault="00000000" w:rsidRPr="00000000" w14:paraId="00000057">
      <w:pPr>
        <w:widowControl w:val="0"/>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widowControl w:val="0"/>
        <w:spacing w:before="7" w:lineRule="auto"/>
        <w:ind w:right="-2"/>
        <w:rPr>
          <w:rFonts w:ascii="Roboto" w:cs="Roboto" w:eastAsia="Roboto" w:hAnsi="Roboto"/>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4446905</wp:posOffset>
                </wp:positionH>
                <wp:positionV relativeFrom="paragraph">
                  <wp:posOffset>164465</wp:posOffset>
                </wp:positionV>
                <wp:extent cx="762000" cy="12700"/>
                <wp:effectExtent b="0" l="0" r="0" t="0"/>
                <wp:wrapTopAndBottom distB="0" distT="0"/>
                <wp:docPr id="1" name=""/>
                <a:graphic>
                  <a:graphicData uri="http://schemas.microsoft.com/office/word/2010/wordprocessingShape">
                    <wps:wsp>
                      <wps:cNvSpPr/>
                      <wps:cNvPr id="2" name="Shape 2"/>
                      <wps:spPr>
                        <a:xfrm>
                          <a:off x="5865430" y="3779365"/>
                          <a:ext cx="762000" cy="1270"/>
                        </a:xfrm>
                        <a:custGeom>
                          <a:rect b="b" l="l" r="r" t="t"/>
                          <a:pathLst>
                            <a:path extrusionOk="0" h="1270" w="762000">
                              <a:moveTo>
                                <a:pt x="0" y="0"/>
                              </a:moveTo>
                              <a:lnTo>
                                <a:pt x="762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4446905</wp:posOffset>
                </wp:positionH>
                <wp:positionV relativeFrom="paragraph">
                  <wp:posOffset>164465</wp:posOffset>
                </wp:positionV>
                <wp:extent cx="7620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2000" cy="12700"/>
                        </a:xfrm>
                        <a:prstGeom prst="rect"/>
                        <a:ln/>
                      </pic:spPr>
                    </pic:pic>
                  </a:graphicData>
                </a:graphic>
              </wp:anchor>
            </w:drawing>
          </mc:Fallback>
        </mc:AlternateContent>
      </w:r>
    </w:p>
    <w:p w:rsidR="00000000" w:rsidDel="00000000" w:rsidP="00000000" w:rsidRDefault="00000000" w:rsidRPr="00000000" w14:paraId="00000059">
      <w:pPr>
        <w:widowControl w:val="0"/>
        <w:tabs>
          <w:tab w:val="left" w:leader="none" w:pos="7081"/>
        </w:tabs>
        <w:spacing w:before="90" w:line="275" w:lineRule="auto"/>
        <w:ind w:right="-2"/>
        <w:rPr>
          <w:rFonts w:ascii="Roboto" w:cs="Roboto" w:eastAsia="Roboto" w:hAnsi="Roboto"/>
          <w:sz w:val="20"/>
          <w:szCs w:val="20"/>
        </w:rPr>
      </w:pPr>
      <w:r w:rsidDel="00000000" w:rsidR="00000000" w:rsidRPr="00000000">
        <w:rPr>
          <w:rFonts w:ascii="Roboto" w:cs="Roboto" w:eastAsia="Roboto" w:hAnsi="Roboto"/>
          <w:sz w:val="20"/>
          <w:szCs w:val="20"/>
          <w:rtl w:val="0"/>
        </w:rPr>
        <w:t xml:space="preserve">SOIT AU TOTAL</w:t>
        <w:tab/>
        <w:t xml:space="preserve">[capital_social] euros</w:t>
      </w:r>
    </w:p>
    <w:p w:rsidR="00000000" w:rsidDel="00000000" w:rsidP="00000000" w:rsidRDefault="00000000" w:rsidRPr="00000000" w14:paraId="0000005A">
      <w:pPr>
        <w:widowControl w:val="0"/>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widowControl w:val="0"/>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déclarent et reconnaissent que la somme libérée, d’un montant de [capital_social] euros, a été déposée intégralement et avant ce jour, au crédit d'un compte ouvert, au nom de la société en formation, à la banque </w:t>
      </w:r>
      <w:r w:rsidDel="00000000" w:rsidR="00000000" w:rsidRPr="00000000">
        <w:rPr>
          <w:rFonts w:ascii="Roboto" w:cs="Roboto" w:eastAsia="Roboto" w:hAnsi="Roboto"/>
          <w:sz w:val="20"/>
          <w:szCs w:val="20"/>
          <w:highlight w:val="yellow"/>
          <w:rtl w:val="0"/>
        </w:rPr>
        <w:t xml:space="preserve">[nom_banque], [adresse_banque].</w:t>
      </w:r>
      <w:r w:rsidDel="00000000" w:rsidR="00000000" w:rsidRPr="00000000">
        <w:rPr>
          <w:rtl w:val="0"/>
        </w:rPr>
      </w:r>
    </w:p>
    <w:p w:rsidR="00000000" w:rsidDel="00000000" w:rsidP="00000000" w:rsidRDefault="00000000" w:rsidRPr="00000000" w14:paraId="0000005C">
      <w:pPr>
        <w:shd w:fill="ffffff" w:val="clear"/>
        <w:spacing w:after="39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6.2 Capital social</w:t>
      </w:r>
    </w:p>
    <w:p w:rsidR="00000000" w:rsidDel="00000000" w:rsidP="00000000" w:rsidRDefault="00000000" w:rsidRPr="00000000" w14:paraId="0000005E">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de [capital_social] euros divisé en [nb_parts_total] parts de [valeur_nominale_part] euro. Les parts ont été attribuées aux associés, dans la proportion et en rémunération de leurs avoirs respectifs, à savoir :</w:t>
      </w:r>
    </w:p>
    <w:p w:rsidR="00000000" w:rsidDel="00000000" w:rsidP="00000000" w:rsidRDefault="00000000" w:rsidRPr="00000000" w14:paraId="0000005F">
      <w:pPr>
        <w:shd w:fill="ffffff" w:val="clear"/>
        <w:jc w:val="both"/>
        <w:rPr>
          <w:rFonts w:ascii="Roboto" w:cs="Roboto" w:eastAsia="Roboto" w:hAnsi="Roboto"/>
          <w:b w:val="1"/>
          <w:bCs w:val="1"/>
          <w:sz w:val="20"/>
          <w:szCs w:val="20"/>
          <w:highlight w:val="yellow"/>
        </w:rPr>
      </w:pPr>
      <w:r w:rsidDel="00000000" w:rsidR="00000000" w:rsidRPr="00000000">
        <w:rPr>
          <w:rFonts w:ascii="Roboto" w:cs="Roboto" w:eastAsia="Roboto" w:hAnsi="Roboto"/>
          <w:b w:val="1"/>
          <w:bCs w:val="1"/>
          <w:sz w:val="20"/>
          <w:szCs w:val="20"/>
          <w:highlight w:val="yellow"/>
          <w:rtl w:val="0"/>
        </w:rPr>
        <w:t xml:space="preserve">[prenom_personne_1] [nom_personne_1], à concurrence de [nb_parts_lettres_personne_1] parts numérotées</w:t>
      </w:r>
    </w:p>
    <w:p w:rsidR="00000000" w:rsidDel="00000000" w:rsidP="00000000" w:rsidRDefault="00000000" w:rsidRPr="00000000" w14:paraId="00000060">
      <w:pPr>
        <w:shd w:fill="ffffff" w:val="clear"/>
        <w:jc w:val="both"/>
        <w:rPr>
          <w:rFonts w:ascii="Roboto" w:cs="Roboto" w:eastAsia="Roboto" w:hAnsi="Roboto"/>
          <w:b w:val="1"/>
          <w:bCs w:val="1"/>
          <w:sz w:val="20"/>
          <w:szCs w:val="20"/>
          <w:highlight w:val="yellow"/>
        </w:rPr>
      </w:pPr>
      <w:r w:rsidDel="00000000" w:rsidR="00000000" w:rsidRPr="00000000">
        <w:rPr>
          <w:rFonts w:ascii="Roboto" w:cs="Roboto" w:eastAsia="Roboto" w:hAnsi="Roboto"/>
          <w:sz w:val="20"/>
          <w:szCs w:val="20"/>
          <w:highlight w:val="yellow"/>
          <w:rtl w:val="0"/>
        </w:rPr>
        <w:t xml:space="preserve">de [numero_part_debut_personne_1] à [numero_part_fin_personne_1] …………………………………………………….……………………………. [nb_parts_personne_1] PARTS   </w:t>
      </w:r>
      <w:r w:rsidDel="00000000" w:rsidR="00000000" w:rsidRPr="00000000">
        <w:rPr>
          <w:rtl w:val="0"/>
        </w:rPr>
      </w:r>
    </w:p>
    <w:p w:rsidR="00000000" w:rsidDel="00000000" w:rsidP="00000000" w:rsidRDefault="00000000" w:rsidRPr="00000000" w14:paraId="00000061">
      <w:pPr>
        <w:shd w:fill="ffffff" w:val="clear"/>
        <w:jc w:val="both"/>
        <w:rPr>
          <w:rFonts w:ascii="Roboto" w:cs="Roboto" w:eastAsia="Roboto" w:hAnsi="Roboto"/>
          <w:b w:val="1"/>
          <w:bCs w:val="1"/>
          <w:sz w:val="20"/>
          <w:szCs w:val="20"/>
          <w:highlight w:val="yellow"/>
        </w:rPr>
      </w:pPr>
      <w:r w:rsidDel="00000000" w:rsidR="00000000" w:rsidRPr="00000000">
        <w:rPr>
          <w:rtl w:val="0"/>
        </w:rPr>
      </w:r>
    </w:p>
    <w:p w:rsidR="00000000" w:rsidDel="00000000" w:rsidP="00000000" w:rsidRDefault="00000000" w:rsidRPr="00000000" w14:paraId="00000062">
      <w:pPr>
        <w:shd w:fill="ffffff" w:val="clear"/>
        <w:jc w:val="both"/>
        <w:rPr>
          <w:rFonts w:ascii="Roboto" w:cs="Roboto" w:eastAsia="Roboto" w:hAnsi="Roboto"/>
          <w:b w:val="1"/>
          <w:bCs w:val="1"/>
          <w:sz w:val="20"/>
          <w:szCs w:val="20"/>
          <w:highlight w:val="yellow"/>
        </w:rPr>
      </w:pPr>
      <w:r w:rsidDel="00000000" w:rsidR="00000000" w:rsidRPr="00000000">
        <w:rPr>
          <w:rFonts w:ascii="Roboto" w:cs="Roboto" w:eastAsia="Roboto" w:hAnsi="Roboto"/>
          <w:b w:val="1"/>
          <w:bCs w:val="1"/>
          <w:sz w:val="20"/>
          <w:szCs w:val="20"/>
          <w:highlight w:val="yellow"/>
          <w:rtl w:val="0"/>
        </w:rPr>
        <w:t xml:space="preserve">[prenom_personne_2] [nom_personne_2], à concurrence de [nb_parts_lettres_personne_2] parts numérotées</w:t>
      </w:r>
    </w:p>
    <w:p w:rsidR="00000000" w:rsidDel="00000000" w:rsidP="00000000" w:rsidRDefault="00000000" w:rsidRPr="00000000" w14:paraId="00000063">
      <w:pPr>
        <w:shd w:fill="ffffff" w:val="clear"/>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highlight w:val="yellow"/>
          <w:rtl w:val="0"/>
        </w:rPr>
        <w:t xml:space="preserve">De [numero_part_debut_personne_2] à [numero_part_fin_personne_2]…………………………………………………..…………………..  [nb_parts_personne_2] PARTS</w:t>
      </w:r>
      <w:r w:rsidDel="00000000" w:rsidR="00000000" w:rsidRPr="00000000">
        <w:rPr>
          <w:rFonts w:ascii="Roboto" w:cs="Roboto" w:eastAsia="Roboto" w:hAnsi="Roboto"/>
          <w:b w:val="1"/>
          <w:bCs w:val="1"/>
          <w:sz w:val="20"/>
          <w:szCs w:val="20"/>
          <w:rtl w:val="0"/>
        </w:rPr>
        <w:t xml:space="preserve">    </w:t>
      </w:r>
      <w:r w:rsidDel="00000000" w:rsidR="00000000" w:rsidRPr="00000000">
        <w:rPr>
          <w:rtl w:val="0"/>
        </w:rPr>
      </w:r>
    </w:p>
    <w:p w:rsidR="00000000" w:rsidDel="00000000" w:rsidP="00000000" w:rsidRDefault="00000000" w:rsidRPr="00000000" w14:paraId="00000064">
      <w:pPr>
        <w:shd w:fill="ffffff" w:val="clea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5">
      <w:pPr>
        <w:shd w:fill="ffffff" w:val="clear"/>
        <w:spacing w:after="39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Total :  ……………………………………………………………………………..………...  [nb_parts_total] PARTS    </w:t>
      </w:r>
      <w:r w:rsidDel="00000000" w:rsidR="00000000" w:rsidRPr="00000000">
        <w:rPr>
          <w:rtl w:val="0"/>
        </w:rPr>
      </w:r>
    </w:p>
    <w:p w:rsidR="00000000" w:rsidDel="00000000" w:rsidP="00000000" w:rsidRDefault="00000000" w:rsidRPr="00000000" w14:paraId="00000066">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sera créé aucun titre de part d’intérêt, les droits de chaque associé résulteront uniquement des présents statuts et de tous les actes qui viendraient les modifier.</w:t>
      </w:r>
    </w:p>
    <w:p w:rsidR="00000000" w:rsidDel="00000000" w:rsidP="00000000" w:rsidRDefault="00000000" w:rsidRPr="00000000" w14:paraId="0000006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part emporte de plein droit adhésion aux présents statuts.</w:t>
      </w:r>
    </w:p>
    <w:p w:rsidR="00000000" w:rsidDel="00000000" w:rsidP="00000000" w:rsidRDefault="00000000" w:rsidRPr="00000000" w14:paraId="00000068">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6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ou les créanciers d’un associé, ne peuvent sous quelque prétexte que ce soit, requérir l’apposition des scellés sur les biens de la société, en demander la licitation, ni s’immiscer en aucune manière dans les actes de son administration, même par la demande par voie de justice, d’un administrateur judiciaire ; ils doivent, pour l’exercice de leurs droits, s’en rapporter exclusivement aux états de situation annuelle, et aux décisions collectives des associés.</w:t>
      </w:r>
    </w:p>
    <w:p w:rsidR="00000000" w:rsidDel="00000000" w:rsidP="00000000" w:rsidRDefault="00000000" w:rsidRPr="00000000" w14:paraId="0000006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7 – CESSION DE PARTS D’INTERETS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cession des parts sociales est effectuée par acte authentique ou sous seing privé. Toute cession doit, conformément à l'article 1690 du Code civil, être signifiée à la Société ou acceptée par elle dans un acte authentique. La cession n'est opposable aux tiers qu'après accomplissement de ces formalités et dépôt au Registre du Commerce et des Sociétés de deux copies de l'acte authentique ou de deux originaux de l'acte sous seing privé de cession.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parts sociales sont librement cessibles entre associés et au profit du conjoint, des ascendants ou descendants du cédant.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Elles ne peuvent être cédées à d'autres personnes qu'avec l'autorisation préalable de l'assemblée générale extraordinaire des associés.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l'effet d'obtenir cette autorisation, l'associé cédant en informe la Société et chacun des associés par lettre recommandée avec demande d'avis de réception, en indiquant les prénoms, nom, profession, domicile et nationalité du cessionnaire proposé, ainsi que le nombre de parts sociales dont la cession est envisagée.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Dans les 30 jours de cette notification, la gérance doit réunir l'assemblée générale extraordinaire des associés, laquelle statuera, dans les conditions prévues à l'article «Assemblée générale extraordinaire» ci-après, sur l'acceptation ou le refus de la cession proposée. La décision prise n'a pas à être motivée et, en cas de refus, elle ne pourra jamais donner lieu à une réclamation quelconque contre les associés ou contre la Société.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gérance notifie aussitôt le résultat de la consultation à l'associé vendeur, par lettre recommandée avec demande d'avis de réception.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la cession est agréée, elle est régularisée dans le mois de la notification de l'agrément ; à défaut de régularisation dans ce délai, le cessionnaire doit, à nouveau, être soumis à l'agrément des associés dans les conditions sus-indiquées.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l'agrément est refusé, les associés disposent alors d'un délai de trois mois pour se porter acquéreurs desdites parts. En cas de demande excédant le nombre de parts offertes, il est procédé par la gérance à une répartition des parts entre les demandeurs proportionnellement au nombre de parts détenues par ces derniers et dans la limite de leurs demandes. Si aucun associé ne se porte acquéreur dans le délai prévu, la Société peut faire acquérir les parts par un tiers désigné à l'unanimité des associés autres que le cédant ou procéder elle-même au rachat desdites parts en vue de leur annulation, la décision de rachat devant également être prise à l'unanimité des associés autres que le cédant. Le nom du ou des acquéreurs proposés, associés ou tiers, ou l'offre de rachat par la Société, ainsi que le prix offert, sont notifiés au cédant par la gérance, par lettre recommandée avec demande d'avis de réception. En cas de contestation sur le prix, celui-ci est fixé conformément aux dispositions de l'article 1843-4 du Code civil, le tout sans préjudice du droit du cédant de conserver ses parts.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aucune offre d'achat n'est faite au cédant dans un délai de six mois à compter de la notification à la Société du projet de cession, l'agrément est réputé acquis à moins que les associés autres que le cédant ne décident, dans le même délai, de prononcer la dissolution anticipée de la Société.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cédant peut alors faire échec à la décision de dissolution anticipée de la Société en notifiant à cette dernière par lettre recommandée avec demande d'avis de réception, dans le délai d'un mois à compter de cette décision, qu'il renonce à la cession envisagée.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projet de nantissement de parts sociales est soumis à agrément dans les conditions édictées ci-dessus. Le consentement donné au projet de nantissement de parts emporte agrément du cessionnaire en cas de réalisation forcée des parts sociales. </w:t>
      </w:r>
    </w:p>
    <w:p w:rsidR="00000000" w:rsidDel="00000000" w:rsidP="00000000" w:rsidRDefault="00000000" w:rsidRPr="00000000" w14:paraId="0000007D">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8 – TRANSMISSION PAR DECES DES PARTS SOCIALES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d'un associé, la Société continue entre les associés survivants et les héritiers, légataires ou conjoint de l'associé décédé à condition que ceux-ci soient agréés dans les conditions ci-après :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héritiers, légataires ou conjoint non agréés n'ont droit qu'à la valeur des parts sociales de leur auteur.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héritiers, légataires ou conjoint de l'associé décédé doivent justifier de leur qualité dans les trois mois du décès par la production de l'expédition d'un acte de notoriété ou de l'extrait d'un intitulé d'inventaire. L'agrément auquel sont soumis les intéressés doit être donné dans le mois de cette production.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cet effet dans les huit jours qui suivent cette dernière, la gérance doit adresser à chacun des associés survivants une lettre recommandée avec avis de réception leur faisant part du décès, mentionnant les qualités des héritiers et légataires, l'agrément sollicité et rappelant le nombre de parts sociales dont le défunt était propriétaire.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associé survivant doit, dans les quinze jours qui suivent l'envoi de cette lettre faire connaître par lettre recommandée avec avis de réception s'il accepte ou s'il rejette l'agrément sollicité. En cas de rejet, il doit indiquer le nombre de parts sociales qu'il se propose de racheter.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décision d'agrément est prise (à l'unanimité des associés survivants (ou aux conditions de majorité et quorum requises pour toute décision extraordinaire des associés, abstraction faite des parts sociales du défunt). Cette décision est notifiée dans le délai de six mois, à compter de la survenance du décès aux héritiers, légataires et conjoint. A défaut ceux-ci sont réputés agréés.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pluralité d'offres d'associés survivants, ceux-ci sont réputés acquéreurs à proportion du nombre de parts sociales détenues par chacun d'eux au jour du décès et dans la limite de leur demande.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aucun associé ne se porte acquéreur comme dans les cas où les offres d'achat ne portent pas sur la totalité des parts sociales soumises à l'agrément ou si les candidats acquéreurs n'acceptent pas la valeur de rachat fixée pour les parts sociales de l'associé décédé la Société est tenue de racheter ces parts en vue de leur annulation.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prix de rachat des parts sociales de l'associé décédé, par les associés survivants et/ou par la Société en vue d'annulation est égal à la valeur réelle des parts sociales au jour du décès, augmentée d'un intérêt calculé au taux de 2% l'an depuis la date de l'ouverture de l'exercice en cours jusqu'au jour de la signature des actes constatant le rachat.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valeur réelle des parts est, à défaut d'accord entre les parties, déterminée par un expert désigné soit par les parties, soit par ordonnance du Président du Tribunal de Grande Instance statuant en la forme du référé et sans recours possible.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prix est payable comptant lors de la réalisation des cessions ou de la décision de réduction du capital social, lesquelles doivent intervenir dans le mois de la détermination définitive du prix. Il est stipulé que le ou les acquéreurs auront seuls droit à la totalité des dividendes afférents à l'exercice en cours.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réalisation des rachats après la détermination définitive du prix de rachat est constatée soit par un seul acte pour tous les associés, soit par autant d'actes qu'il existe d'acquéreurs.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défaut de réalisation du rachat ou de la réduction du capital social dans le délai d'un an à compter de la survenance du décès, les héritiers ou légataires ou le conjoint sont réputés agréés en tant qu'associés de la Société.</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9 – RESPONSABILITE DES ASSOCIES </w:t>
      </w:r>
    </w:p>
    <w:p w:rsidR="00000000" w:rsidDel="00000000" w:rsidP="00000000" w:rsidRDefault="00000000" w:rsidRPr="00000000" w14:paraId="0000009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ses rapports avec ses coassociés, chacun des associés n'est tenu des dettes et engagements sociaux que dans la proportion du nombre de parts qu'il possède.</w:t>
      </w:r>
    </w:p>
    <w:p w:rsidR="00000000" w:rsidDel="00000000" w:rsidP="00000000" w:rsidRDefault="00000000" w:rsidRPr="00000000" w14:paraId="00000098">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Vis à vis des tiers, les associés sont tenus du passif social sur tous leurs biens à proportion de leurs droits sociaux. </w:t>
      </w:r>
    </w:p>
    <w:p w:rsidR="00000000" w:rsidDel="00000000" w:rsidP="00000000" w:rsidRDefault="00000000" w:rsidRPr="00000000" w14:paraId="0000009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créanciers de la Société ne peuvent poursuivre le paiement des dettes sociales contre un associé qu'après mise en demeure adressée à ladite Société et restée infructueuse.</w:t>
      </w:r>
    </w:p>
    <w:p w:rsidR="00000000" w:rsidDel="00000000" w:rsidP="00000000" w:rsidRDefault="00000000" w:rsidRPr="00000000" w14:paraId="0000009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10 – GERANCE </w:t>
      </w:r>
      <w:r w:rsidDel="00000000" w:rsidR="00000000" w:rsidRPr="00000000">
        <w:rPr>
          <w:rtl w:val="0"/>
        </w:rPr>
      </w:r>
    </w:p>
    <w:p w:rsidR="00000000" w:rsidDel="00000000" w:rsidP="00000000" w:rsidRDefault="00000000" w:rsidRPr="00000000" w14:paraId="0000009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administrée par un ou plusieurs gérants pris parmi les associés ou en dehors d’eux, nommés et révoqués par décision des associés réunis en assemblée générale ordinaire. Les gérants sont nommés pour une durée indéterminée.</w:t>
      </w:r>
    </w:p>
    <w:p w:rsidR="00000000" w:rsidDel="00000000" w:rsidP="00000000" w:rsidRDefault="00000000" w:rsidRPr="00000000" w14:paraId="0000009C">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plusieurs gérants sont désignés, ils peuvent agir ensemble ou séparément.</w:t>
      </w:r>
    </w:p>
    <w:p w:rsidR="00000000" w:rsidDel="00000000" w:rsidP="00000000" w:rsidRDefault="00000000" w:rsidRPr="00000000" w14:paraId="0000009D">
      <w:pPr>
        <w:shd w:fill="ffffff" w:val="clear"/>
        <w:jc w:val="both"/>
        <w:rPr>
          <w:rFonts w:ascii="Roboto" w:cs="Roboto" w:eastAsia="Roboto" w:hAnsi="Roboto"/>
          <w:sz w:val="20"/>
          <w:szCs w:val="20"/>
        </w:rPr>
      </w:pPr>
      <w:bookmarkStart w:colFirst="0" w:colLast="0" w:name="_heading=h.ujxwk431gudw" w:id="1"/>
      <w:bookmarkEnd w:id="1"/>
      <w:r w:rsidDel="00000000" w:rsidR="00000000" w:rsidRPr="00000000">
        <w:rPr>
          <w:rFonts w:ascii="Roboto" w:cs="Roboto" w:eastAsia="Roboto" w:hAnsi="Roboto"/>
          <w:sz w:val="20"/>
          <w:szCs w:val="20"/>
          <w:rtl w:val="0"/>
        </w:rPr>
        <w:t xml:space="preserve">La collectivité des associés, statuant aux conditions de quorum et de majorité prévus pour les décisions collectives ordinaires, pourra nommer un gérant successif et substitutif en l’absence de cogérance.</w:t>
      </w:r>
    </w:p>
    <w:p w:rsidR="00000000" w:rsidDel="00000000" w:rsidP="00000000" w:rsidRDefault="00000000" w:rsidRPr="00000000" w14:paraId="0000009E">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aucun vote, le gérant suppléant sera par défaut, le conjoint séparé de corps du gérant.</w:t>
      </w:r>
    </w:p>
    <w:p w:rsidR="00000000" w:rsidDel="00000000" w:rsidP="00000000" w:rsidRDefault="00000000" w:rsidRPr="00000000" w14:paraId="0000009F">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nomination d’un gérant remplaçant sera effective si l’un des évènements suivants survient : </w:t>
      </w:r>
    </w:p>
    <w:p w:rsidR="00000000" w:rsidDel="00000000" w:rsidP="00000000" w:rsidRDefault="00000000" w:rsidRPr="00000000" w14:paraId="000000A1">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du gérant,</w:t>
      </w:r>
    </w:p>
    <w:p w:rsidR="00000000" w:rsidDel="00000000" w:rsidP="00000000" w:rsidRDefault="00000000" w:rsidRPr="00000000" w14:paraId="000000A2">
      <w:pPr>
        <w:numPr>
          <w:ilvl w:val="0"/>
          <w:numId w:val="5"/>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L’incapacité qui résulte du jugement prononçant la mise sous tutelle, curatelle ou sauvegarde de justice du gérant,</w:t>
      </w:r>
    </w:p>
    <w:p w:rsidR="00000000" w:rsidDel="00000000" w:rsidP="00000000" w:rsidRDefault="00000000" w:rsidRPr="00000000" w14:paraId="000000A3">
      <w:pPr>
        <w:numPr>
          <w:ilvl w:val="0"/>
          <w:numId w:val="5"/>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L’empêchement qui résulte du constat par un médecin d’une incapacité du gérant à exprimer sa volonté.</w:t>
      </w:r>
    </w:p>
    <w:p w:rsidR="00000000" w:rsidDel="00000000" w:rsidP="00000000" w:rsidRDefault="00000000" w:rsidRPr="00000000" w14:paraId="000000A4">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0A6">
      <w:pPr>
        <w:shd w:fill="ffffff" w:val="clea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7">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11 – POUVOIRS ET REMUNERATION DES GERANTS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ou les Gérants sont tenus de consacrer le temps et les soins nécessaires aux affaires sociales. Chacun d'eux peut, sous sa responsabilité personnelle, déléguer temporairement ses pouvoirs à toute personne de son choix pour un ou plusieurs objets spéciaux et limités.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Gérance dispose des pouvoirs les plus étendus pour la gestion des biens et affaires de la Société et pour faire et autoriser tous les actes et opérations relatifs à son objet.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Chacun des Gérants a droit, en rémunération de ses fonctions, à un traitement fixe ou proportionnel, ou à la fois fixe et proportionnel à passer en frais généraux.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modalités d'attribution de cette rémunération ainsi que son montant sont fixés par décision ordinaire des associés. La gérance a droit, en outre, au remboursement de ses frais de représentation et de déplacements. </w:t>
      </w:r>
    </w:p>
    <w:p w:rsidR="00000000" w:rsidDel="00000000" w:rsidP="00000000" w:rsidRDefault="00000000" w:rsidRPr="00000000" w14:paraId="000000AF">
      <w:pPr>
        <w:shd w:fill="ffffff" w:val="clear"/>
        <w:ind w:left="426" w:firstLine="0"/>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B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12 – CONVOCATION DES ASSEMBLEES GENERALES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représente l'universalité des associés, les décisions prises par elle obligent tous les associés, même les absents, incapables ou dissidents.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assemblées générales sont convoquées par la gérance au lieu du siège social ou en tout autre endroit indiqué dans la convocation. Un ou plusieurs associés représentant au moins 20% du capital social peuvent par lettre recommandée demander à la gérance la convocation d'une assemblée générale.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convocations à l'assemblée générale sont effectuées par lettre recommandée adressée à chaque associé quinze jours au moins avant la réunion. La lettre de convocation indique l'ordre du jour, les modifications aux statuts, s'il en est proposé, devant être explicitement mentionnées. La convocation peut être verbale, et l'assemblée réunie sans délai si tous les associés sont présents ou représentés.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associé a le droit d'assister à l'assemblée ou de se faire représenter par son conjoint ou par un autre associé justifiant de son pouvoir.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est présidée par le Gérant ou, s'il n'est pas associé, par l'associé présent et acceptant qui possède ou représente le plus grand nombre de parts sociales.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délibérations de l'assemblée générale sont constatées par des procès-verbaux et signés par le Gérant et le cas échéant, par le Président de Séance. S'il n'est pas établi de feuille de présence, les procès-verbaux sont en outre signés par tous les associés présents et par les Mandataires.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 – ASSEMBLEE GENERALES</w:t>
      </w:r>
    </w:p>
    <w:p w:rsidR="00000000" w:rsidDel="00000000" w:rsidP="00000000" w:rsidRDefault="00000000" w:rsidRPr="00000000" w14:paraId="000000BF">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13-1 ASSEMBLEE GENERALE ORDINAIRE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ordinaire est réunie au moins une fois par an à l'effet de prendre connaissance du compte rendu de gestion de la gérance et du rapport écrit sur l'activité de la Société au cours de l'exercice écoulé. Elle statue sur cette reddition de compte, approuve ou redresse les comptes et décide l'affectation et la répartition des bénéfices.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Elle nomme et remplace les Gérants ou renouvelle les mandats. Elle délibère sur toutes questions inscrites à l'ordre du jour, qui ne relèvent pas de la compétence de l'assemblée générale extraordinaire.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décisions de l'assemblée générale ordinaire doivent, pour être valables, être adoptées par un ou plusieurs associés représentant plus de la moitié du capital.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13-2 Assemblée générale extraordinaire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extraordinaire peut apporter aux statuts toutes modifications qu'elle jugera utiles, sans exception ni réserve. Elle est notamment compétente pour décider :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l'augmentation ou la réduction du capital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prorogation ou la dissolution anticipée de la Société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transformation de la Société ou sa fusion avec d'autres sociétés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modification de la répartition des bénéfices.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délibérations de l'assemblée générale extraordinaire doivent, pour être valables, être adoptées par un ou plusieurs associés représentant TROIS QUART (3/4) au moins du capital social. Chaque associé a autant de voix qu'il possède ou représente de parts, tant en son nom personnel que comme mandataire, sans limitation.</w:t>
      </w:r>
    </w:p>
    <w:p w:rsidR="00000000" w:rsidDel="00000000" w:rsidP="00000000" w:rsidRDefault="00000000" w:rsidRPr="00000000" w14:paraId="000000CE">
      <w:pPr>
        <w:shd w:fill="ffffff" w:val="clea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F">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14 – EXERCICE SOCIAL – COMPTES SOCIAUX </w:t>
      </w:r>
    </w:p>
    <w:p w:rsidR="00000000" w:rsidDel="00000000" w:rsidP="00000000" w:rsidRDefault="00000000" w:rsidRPr="00000000" w14:paraId="000000D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highlight w:val="yellow"/>
          <w:rtl w:val="0"/>
        </w:rPr>
        <w:t xml:space="preserve">L’année sociale commence le [debut_exercice] et finit le [fin_exercice] de chaque année.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 est tenu au siège social une comptabilité régulière. En outre, à la clôture de chaque exercice social, il est dressé par la gérance un inventaire de l'actif et du passif de la Société, un bilan, un compte de résultat et une annexe. Ces documents accompagnés d'un rapport de la gérance sur l'activité de la Société doivent être soumis aux associés dans les six mois de la clôture de l'exercice.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associé peut uniquement par lui-même prendre communication des comptes, au siège de la société.</w:t>
      </w:r>
    </w:p>
    <w:p w:rsidR="00000000" w:rsidDel="00000000" w:rsidP="00000000" w:rsidRDefault="00000000" w:rsidRPr="00000000" w14:paraId="000000D4">
      <w:pPr>
        <w:widowControl w:val="0"/>
        <w:ind w:right="-2"/>
        <w:rPr>
          <w:rFonts w:ascii="Roboto" w:cs="Roboto" w:eastAsia="Roboto" w:hAnsi="Roboto"/>
          <w:b w:val="1"/>
          <w:bCs w:val="1"/>
          <w:sz w:val="20"/>
          <w:szCs w:val="20"/>
          <w:u w:val="none"/>
        </w:rPr>
      </w:pPr>
      <w:r w:rsidDel="00000000" w:rsidR="00000000" w:rsidRPr="00000000">
        <w:rPr>
          <w:rFonts w:ascii="Roboto" w:cs="Roboto" w:eastAsia="Roboto" w:hAnsi="Roboto"/>
          <w:b w:val="1"/>
          <w:bCs w:val="1"/>
          <w:sz w:val="20"/>
          <w:szCs w:val="20"/>
          <w:u w:val="single"/>
          <w:rtl w:val="0"/>
        </w:rPr>
        <w:t xml:space="preserve">ARTICLE 15 - INDIVISIBILITE DES PARTS</w:t>
      </w:r>
      <w:r w:rsidDel="00000000" w:rsidR="00000000" w:rsidRPr="00000000">
        <w:rPr>
          <w:rtl w:val="0"/>
        </w:rPr>
      </w:r>
    </w:p>
    <w:p w:rsidR="00000000" w:rsidDel="00000000" w:rsidP="00000000" w:rsidRDefault="00000000" w:rsidRPr="00000000" w14:paraId="000000D5">
      <w:pPr>
        <w:widowControl w:val="0"/>
        <w:spacing w:before="4" w:lineRule="auto"/>
        <w:ind w:right="-2"/>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D6">
      <w:pPr>
        <w:widowControl w:val="0"/>
        <w:spacing w:before="90"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D7">
      <w:pPr>
        <w:widowControl w:val="0"/>
        <w:spacing w:before="9" w:lineRule="auto"/>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widowControl w:val="0"/>
        <w:spacing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propriétaires indivis de parts sont tenus, pour l'exercice de leurs droits, de se faire représenter auprès de la Société par l'un d'entre eux ou par un mandataire commun choisi parmi les autres associés ou en dehors d'eux.</w:t>
      </w:r>
    </w:p>
    <w:p w:rsidR="00000000" w:rsidDel="00000000" w:rsidP="00000000" w:rsidRDefault="00000000" w:rsidRPr="00000000" w14:paraId="000000D9">
      <w:pPr>
        <w:widowControl w:val="0"/>
        <w:spacing w:before="10" w:lineRule="auto"/>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A">
      <w:pPr>
        <w:widowControl w:val="0"/>
        <w:spacing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désaccord, le mandataire sera désigné en justice à la demande du plus diligent.</w:t>
      </w:r>
    </w:p>
    <w:p w:rsidR="00000000" w:rsidDel="00000000" w:rsidP="00000000" w:rsidRDefault="00000000" w:rsidRPr="00000000" w14:paraId="000000DB">
      <w:pPr>
        <w:widowControl w:val="0"/>
        <w:spacing w:before="10" w:lineRule="auto"/>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widowControl w:val="0"/>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DD">
      <w:pPr>
        <w:widowControl w:val="0"/>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widowControl w:val="0"/>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nu-propriétaire est convoqué aux assemblées. Sa voix est prise à titre consultatif.</w:t>
      </w:r>
    </w:p>
    <w:p w:rsidR="00000000" w:rsidDel="00000000" w:rsidP="00000000" w:rsidRDefault="00000000" w:rsidRPr="00000000" w14:paraId="000000DF">
      <w:pPr>
        <w:widowControl w:val="0"/>
        <w:spacing w:before="11" w:lineRule="auto"/>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widowControl w:val="0"/>
        <w:ind w:right="-2"/>
        <w:jc w:val="both"/>
        <w:rPr>
          <w:rFonts w:ascii="Roboto" w:cs="Roboto" w:eastAsia="Roboto" w:hAnsi="Roboto"/>
          <w:b w:val="1"/>
          <w:bCs w:val="1"/>
          <w:sz w:val="20"/>
          <w:szCs w:val="20"/>
          <w:u w:val="none"/>
        </w:rPr>
      </w:pPr>
      <w:r w:rsidDel="00000000" w:rsidR="00000000" w:rsidRPr="00000000">
        <w:rPr>
          <w:rFonts w:ascii="Roboto" w:cs="Roboto" w:eastAsia="Roboto" w:hAnsi="Roboto"/>
          <w:b w:val="1"/>
          <w:bCs w:val="1"/>
          <w:sz w:val="20"/>
          <w:szCs w:val="20"/>
          <w:u w:val="single"/>
          <w:rtl w:val="0"/>
        </w:rPr>
        <w:t xml:space="preserve">ARTICLE 16 - REUNION DE TOUTES LES PARTS EN UNE SEULE MAIN</w:t>
      </w:r>
      <w:r w:rsidDel="00000000" w:rsidR="00000000" w:rsidRPr="00000000">
        <w:rPr>
          <w:rtl w:val="0"/>
        </w:rPr>
      </w:r>
    </w:p>
    <w:p w:rsidR="00000000" w:rsidDel="00000000" w:rsidP="00000000" w:rsidRDefault="00000000" w:rsidRPr="00000000" w14:paraId="000000E1">
      <w:pPr>
        <w:widowControl w:val="0"/>
        <w:spacing w:before="4" w:lineRule="auto"/>
        <w:ind w:right="-2"/>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E2">
      <w:pPr>
        <w:widowControl w:val="0"/>
        <w:spacing w:before="92"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L'appartenance de l'usufruit de toutes les parts à une même personne est sans conséquence sur l'existence de la Société.</w:t>
      </w:r>
    </w:p>
    <w:p w:rsidR="00000000" w:rsidDel="00000000" w:rsidP="00000000" w:rsidRDefault="00000000" w:rsidRPr="00000000" w14:paraId="000000E3">
      <w:pPr>
        <w:widowControl w:val="0"/>
        <w:spacing w:before="10" w:lineRule="auto"/>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4">
      <w:pPr>
        <w:widowControl w:val="0"/>
        <w:spacing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réunion de toutes les parts en une seule main n'entraîne pas la dissolution immédiate de la Société. Toutefois, à défaut de régularisation de la situation dans le délai d'un an, tout intéressé peut demander la dissolution judiciaire de la Société.</w:t>
      </w:r>
    </w:p>
    <w:p w:rsidR="00000000" w:rsidDel="00000000" w:rsidP="00000000" w:rsidRDefault="00000000" w:rsidRPr="00000000" w14:paraId="000000E5">
      <w:pPr>
        <w:shd w:fill="ffffff" w:val="clear"/>
        <w:spacing w:after="39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6">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17 – REPARTITION DES BENEFICES ET DES PERTES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E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produits nets de la société constatés par l’état de situation annuelle, déduction faite des frais généraux, des intérêts des emprunts, de tous amortissements et de toutes charges, constituent le résultat de la société. Ces bénéfices ou pertes, sont, soit distribués aux associés, soit mis en réserve, soit reportés à nouveau, toutes ces opérations étant faites.</w:t>
      </w:r>
    </w:p>
    <w:p w:rsidR="00000000" w:rsidDel="00000000" w:rsidP="00000000" w:rsidRDefault="00000000" w:rsidRPr="00000000" w14:paraId="000000E8">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18 – INTERDICTION, FAILLITE, DECONFITURE OU DECES D’ASSOCIES </w:t>
      </w:r>
    </w:p>
    <w:p w:rsidR="00000000" w:rsidDel="00000000" w:rsidP="00000000" w:rsidRDefault="00000000" w:rsidRPr="00000000" w14:paraId="000000E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n’est pas dissoute par le décès de l’un des associés, son interdiction, sa faillite, son règlement judiciaire ou sa déconfiture.</w:t>
      </w:r>
    </w:p>
    <w:p w:rsidR="00000000" w:rsidDel="00000000" w:rsidP="00000000" w:rsidRDefault="00000000" w:rsidRPr="00000000" w14:paraId="000000E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19 – AUGMENTATION OU REDUCTION DE CAPITAL</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E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peut, en vertu d’une décision extraordinaire de l’ensemble des associés, être augmenté en une ou plusieurs fois, par la création de parts nouvelles, attribuées en représentation d’apports en nature ou en espèces, mais les attributaires, s’ils n’ont pas déjà la qualité d’associés, devront être agréés par l’ensemble des associés.</w:t>
      </w:r>
    </w:p>
    <w:p w:rsidR="00000000" w:rsidDel="00000000" w:rsidP="00000000" w:rsidRDefault="00000000" w:rsidRPr="00000000" w14:paraId="000000EC">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d’augmentation de capital par voie d’apport en numéraires, ou par application du principe de l’égalité entre les associés, chacun des associés, a, proportionnellement au nombre de parts qu’il possède, un droit de préférence à la souscription des parts nouvelles, représentatives de l’augmentation de capital.</w:t>
      </w:r>
    </w:p>
    <w:p w:rsidR="00000000" w:rsidDel="00000000" w:rsidP="00000000" w:rsidRDefault="00000000" w:rsidRPr="00000000" w14:paraId="000000ED">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peut aussi être réduit, sur décision de l’assemblée générale extraordinaire, au moyen du remboursement, du rachat ou de l’annulation des parts sociales existantes ou de leur échange contre de nouvelles parts sociales d’un montant identique ou inférieur, ayant ou non le même nominal.</w:t>
      </w:r>
    </w:p>
    <w:p w:rsidR="00000000" w:rsidDel="00000000" w:rsidP="00000000" w:rsidRDefault="00000000" w:rsidRPr="00000000" w14:paraId="000000EE">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20 – COMMISSAIRES AUX COMPTES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associés fondateurs ont décidé de ne pas nommer de commissaire aux comptes.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nomination d'un Commissaire aux comptes titulaire et d'un Commissaire aux comptes suppléant est obligatoire dans les cas prévus par la loi et les règlements. Elle est facultative dans les autres cas.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dehors des cas prévus par la loi, la nomination d'un Commissaire aux comptes peut être décidée par décision ordinaire des associés. Elle peut aussi être demandée en justice par un ou plusieurs associés représentant au moins le dixième du capital.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Commissaire aux comptes exerce ses fonctions dans les conditions prévues par la loi. </w:t>
      </w:r>
    </w:p>
    <w:p w:rsidR="00000000" w:rsidDel="00000000" w:rsidP="00000000" w:rsidRDefault="00000000" w:rsidRPr="00000000" w14:paraId="000000F5">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pas nommé de commissaire aux comptes lors de la constitution de la Société.</w:t>
      </w:r>
    </w:p>
    <w:p w:rsidR="00000000" w:rsidDel="00000000" w:rsidP="00000000" w:rsidRDefault="00000000" w:rsidRPr="00000000" w14:paraId="000000F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21 – COMPTES COURANTS D’ASSOCIES</w:t>
      </w:r>
    </w:p>
    <w:p w:rsidR="00000000" w:rsidDel="00000000" w:rsidP="00000000" w:rsidRDefault="00000000" w:rsidRPr="00000000" w14:paraId="000000F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recevoir de ses associés des fonds en dépôt, sous forme d’avances en compte courant, rémunérées ou pas.</w:t>
      </w:r>
    </w:p>
    <w:p w:rsidR="00000000" w:rsidDel="00000000" w:rsidP="00000000" w:rsidRDefault="00000000" w:rsidRPr="00000000" w14:paraId="000000F8">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22 – TRANSFORMATION DE LA SOCIETE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par une décision prise à l’unanimité, peuvent transformer la société en SOCIÉTÉ EN NOM COLLECTIF, ou en SOCIÉTÉ COMMERCIALE et dans ce cas, modifier l’objet social, en fonction des nouvelles orientations ; il est bien précisé que la réalisation de cette transformation, ne créera en aucun cas, un être moral nouveau.</w:t>
      </w:r>
    </w:p>
    <w:p w:rsidR="00000000" w:rsidDel="00000000" w:rsidP="00000000" w:rsidRDefault="00000000" w:rsidRPr="00000000" w14:paraId="000000F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23 – PROROGATION</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peuvent, à l’unanimité, décider la prorogation de la durée de la société, autant de fois qu’ils le souhaiteront.</w:t>
      </w:r>
    </w:p>
    <w:p w:rsidR="00000000" w:rsidDel="00000000" w:rsidP="00000000" w:rsidRDefault="00000000" w:rsidRPr="00000000" w14:paraId="000000FC">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24 – DISSOLUTION - LIQUIDATION </w:t>
      </w:r>
    </w:p>
    <w:p w:rsidR="00000000" w:rsidDel="00000000" w:rsidP="00000000" w:rsidRDefault="00000000" w:rsidRPr="00000000" w14:paraId="000000FD">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pourront décider la dissolution de la société ou sa dissolution anticipée, et ce, à l’unanimité. La liquidation sera faite par les administrateurs en exercice, qui deviendront alors liquidateurs, avec les pouvoirs les plus étendus, pour réaliser l’actif, régler le passif, partager entre les associés les produits de la liquidation, qui seront répartis proportionnellement au nombre de parts possédées par chacun d’eux.</w:t>
      </w:r>
    </w:p>
    <w:p w:rsidR="00000000" w:rsidDel="00000000" w:rsidP="00000000" w:rsidRDefault="00000000" w:rsidRPr="00000000" w14:paraId="000000FE">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25 – CONTESTATIONS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F">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contestations qui pourraient surgir entre les associés et la société, au sujet des affaires sociales, pendant le cours de la société ou de sa liquidation, seront soumises aux tribunaux compétents du siège social.</w:t>
      </w:r>
    </w:p>
    <w:p w:rsidR="00000000" w:rsidDel="00000000" w:rsidP="00000000" w:rsidRDefault="00000000" w:rsidRPr="00000000" w14:paraId="0000010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26 – FORMALITES - ÉLECTIONS DE DOMICILE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01">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administrateurs, agissant ensemble ou séparément, pour accomplir les formalités prescrites par la Loi.</w:t>
      </w:r>
    </w:p>
    <w:p w:rsidR="00000000" w:rsidDel="00000000" w:rsidP="00000000" w:rsidRDefault="00000000" w:rsidRPr="00000000" w14:paraId="00000102">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103">
      <w:pPr>
        <w:keepNext w:val="1"/>
        <w:keepLines w:val="1"/>
        <w:tabs>
          <w:tab w:val="left" w:leader="none" w:pos="5670"/>
          <w:tab w:val="left" w:leader="none" w:pos="10773"/>
        </w:tabs>
        <w:spacing w:before="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104">
      <w:pPr>
        <w:shd w:fill="ffffff" w:val="clear"/>
        <w:spacing w:after="39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ind w:left="4678" w:firstLine="0"/>
        <w:jc w:val="righ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________________</w:t>
      </w:r>
    </w:p>
    <w:p w:rsidR="00000000" w:rsidDel="00000000" w:rsidP="00000000" w:rsidRDefault="00000000" w:rsidRPr="00000000" w14:paraId="00000106">
      <w:pPr>
        <w:ind w:left="4678" w:firstLine="0"/>
        <w:jc w:val="right"/>
        <w:rPr>
          <w:rFonts w:ascii="Roboto" w:cs="Roboto" w:eastAsia="Roboto" w:hAnsi="Roboto"/>
          <w:b w:val="1"/>
          <w:bCs w:val="1"/>
          <w:color w:val="ff0000"/>
          <w:sz w:val="20"/>
          <w:szCs w:val="20"/>
        </w:rPr>
      </w:pPr>
      <w:r w:rsidDel="00000000" w:rsidR="00000000" w:rsidRPr="00000000">
        <w:rPr>
          <w:rFonts w:ascii="Roboto" w:cs="Roboto" w:eastAsia="Roboto" w:hAnsi="Roboto"/>
          <w:b w:val="1"/>
          <w:bCs w:val="1"/>
          <w:color w:val="ff0000"/>
          <w:sz w:val="20"/>
          <w:szCs w:val="20"/>
          <w:highlight w:val="yellow"/>
          <w:rtl w:val="0"/>
        </w:rPr>
        <w:t xml:space="preserve">[prenom_signataire_1] [nom_signataire_1]</w:t>
      </w:r>
      <w:r w:rsidDel="00000000" w:rsidR="00000000" w:rsidRPr="00000000">
        <w:rPr>
          <w:rtl w:val="0"/>
        </w:rPr>
      </w:r>
    </w:p>
    <w:p w:rsidR="00000000" w:rsidDel="00000000" w:rsidP="00000000" w:rsidRDefault="00000000" w:rsidRPr="00000000" w14:paraId="00000107">
      <w:pPr>
        <w:ind w:firstLine="2268"/>
        <w:jc w:val="right"/>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 </w:t>
      </w:r>
    </w:p>
    <w:p w:rsidR="00000000" w:rsidDel="00000000" w:rsidP="00000000" w:rsidRDefault="00000000" w:rsidRPr="00000000" w14:paraId="00000108">
      <w:pPr>
        <w:ind w:firstLine="2268"/>
        <w:jc w:val="right"/>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highlight w:val="yellow"/>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highlight w:val="yellow"/>
          <w:u w:val="single"/>
          <w:vertAlign w:val="baseline"/>
          <w:rtl w:val="0"/>
        </w:rPr>
        <w:t xml:space="preserve">________________</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ff0000"/>
          <w:sz w:val="20"/>
          <w:szCs w:val="20"/>
          <w:highlight w:val="yellow"/>
          <w:u w:val="none"/>
          <w:vertAlign w:val="baseline"/>
        </w:rPr>
      </w:pPr>
      <w:r w:rsidDel="00000000" w:rsidR="00000000" w:rsidRPr="00000000">
        <w:rPr>
          <w:rFonts w:ascii="Roboto" w:cs="Roboto" w:eastAsia="Roboto" w:hAnsi="Roboto"/>
          <w:b w:val="1"/>
          <w:bCs w:val="1"/>
          <w:i w:val="0"/>
          <w:iCs w:val="0"/>
          <w:smallCaps w:val="0"/>
          <w:strike w:val="0"/>
          <w:color w:val="ff0000"/>
          <w:sz w:val="20"/>
          <w:szCs w:val="20"/>
          <w:highlight w:val="yellow"/>
          <w:u w:val="none"/>
          <w:vertAlign w:val="baseline"/>
          <w:rtl w:val="0"/>
        </w:rPr>
        <w:t xml:space="preserve">[prenom_signataire_1] [nom_signataire_1]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1"/>
          <w:iCs w:val="1"/>
          <w:smallCaps w:val="0"/>
          <w:strike w:val="0"/>
          <w:color w:val="000000"/>
          <w:sz w:val="20"/>
          <w:szCs w:val="20"/>
          <w:highlight w:val="yellow"/>
          <w:u w:val="none"/>
          <w:vertAlign w:val="baseline"/>
          <w:rtl w:val="0"/>
        </w:rPr>
        <w:t xml:space="preserve">(Faire précéder de la mention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highlight w:val="yellow"/>
          <w:u w:val="none"/>
          <w:vertAlign w:val="baseline"/>
          <w:rtl w:val="0"/>
        </w:rPr>
        <w:t xml:space="preserve">« Lu et approuvé »)</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jc w:val="center"/>
        <w:rPr>
          <w:rFonts w:ascii="Roboto" w:cs="Roboto" w:eastAsia="Roboto" w:hAnsi="Roboto"/>
          <w:b w:val="1"/>
          <w:bCs w:val="1"/>
          <w:sz w:val="20"/>
          <w:szCs w:val="20"/>
        </w:rPr>
      </w:pPr>
      <w:bookmarkStart w:colFirst="0" w:colLast="0" w:name="_heading=h.zgtysp21uw1g" w:id="2"/>
      <w:bookmarkEnd w:id="2"/>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144">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146">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7">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8">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9">
      <w:pPr>
        <w:rPr>
          <w:rFonts w:ascii="Roboto" w:cs="Roboto" w:eastAsia="Roboto" w:hAnsi="Roboto"/>
          <w:sz w:val="20"/>
          <w:szCs w:val="20"/>
        </w:rPr>
      </w:pPr>
      <w:bookmarkStart w:colFirst="0" w:colLast="0" w:name="_heading=h.vojbe3wmc6sz" w:id="3"/>
      <w:bookmarkEnd w:id="3"/>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14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Sydel pour la création de la Société</w:t>
      </w:r>
    </w:p>
    <w:p w:rsidR="00000000" w:rsidDel="00000000" w:rsidP="00000000" w:rsidRDefault="00000000" w:rsidRPr="00000000" w14:paraId="0000014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Sydel pour la création de la Société</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sectPr>
      <w:footerReference r:id="rId8" w:type="default"/>
      <w:pgSz w:h="16838" w:w="11906"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Statuts [denomination_societe]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bullet"/>
      <w:lvlText w:val="-"/>
      <w:lvlJc w:val="left"/>
      <w:pPr>
        <w:ind w:left="720" w:hanging="360"/>
      </w:pPr>
      <w:rPr>
        <w:rFonts w:ascii="Arimo" w:cs="Arimo" w:eastAsia="Arimo" w:hAnsi="Arim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Roboto" w:cs="Roboto" w:eastAsia="Roboto" w:hAnsi="Roboto"/>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00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W8BQX3RzfrLfg5NA8N33xA==">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