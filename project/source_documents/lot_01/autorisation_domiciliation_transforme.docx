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805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400"/>
      </w:tblPr>
      <w:tblGrid>
        <w:gridCol w:w="6805"/>
        <w:tblGridChange w:id="0">
          <w:tblGrid>
            <w:gridCol w:w="6805"/>
          </w:tblGrid>
        </w:tblGridChange>
      </w:tblGrid>
      <w:tr>
        <w:trPr>
          <w:cantSplit w:val="0"/>
          <w:trHeight w:val="953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AUTORISATION DE DOMICILIATION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Je soussignée</w:t>
      </w:r>
      <w:r w:rsidDel="00000000" w:rsidR="00000000" w:rsidRPr="00000000">
        <w:rPr>
          <w:rFonts w:ascii="Roboto" w:cs="Roboto" w:eastAsia="Roboto" w:hAnsi="Roboto"/>
          <w:color w:val="ee0000"/>
          <w:sz w:val="20"/>
          <w:szCs w:val="20"/>
          <w:rtl w:val="0"/>
        </w:rPr>
        <w:t xml:space="preserve"> [civilite] [prenom] [nom]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autorise la domiciliation de</w:t>
      </w:r>
      <w:sdt>
        <w:sdtPr>
          <w:id w:val="538241542"/>
          <w:tag w:val="goog_rdk_0"/>
        </w:sdtPr>
        <w:sdtContent>
          <w:ins w:author="Albane Lallemand" w:id="0" w:date="2026-04-30T12:46:14Z"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la Société</w:t>
            </w:r>
          </w:ins>
        </w:sdtContent>
      </w:sdt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[denomination_societe]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au capital de </w:t>
      </w: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[capital_social]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€ en cours de formation, dans les locaux du cabinet au [num_voie_siege] [voie_siege], [cp_siege] [ville_siege]</w:t>
      </w:r>
      <w:r w:rsidDel="00000000" w:rsidR="00000000" w:rsidRPr="00000000">
        <w:rPr>
          <w:rFonts w:ascii="Roboto" w:cs="Roboto" w:eastAsia="Roboto" w:hAnsi="Roboto"/>
          <w:color w:val="ee0000"/>
          <w:sz w:val="20"/>
          <w:szCs w:val="20"/>
          <w:rtl w:val="0"/>
        </w:rPr>
      </w:r>
      <w:sdt>
        <w:sdtPr>
          <w:id w:val="2002220651"/>
          <w:tag w:val="goog_rdk_1"/>
        </w:sdtPr>
        <w:sdtContent>
          <w:ins w:author="Albane Lallemand" w:id="1" w:date="2026-04-30T12:48:00Z">
            <w:r w:rsidDel="00000000" w:rsidR="00000000" w:rsidRPr="00000000">
              <w:rPr>
                <w:rFonts w:ascii="Roboto" w:cs="Roboto" w:eastAsia="Roboto" w:hAnsi="Roboto"/>
                <w:color w:val="ee0000"/>
                <w:sz w:val="20"/>
                <w:szCs w:val="20"/>
                <w:rtl w:val="0"/>
              </w:rPr>
              <w:t xml:space="preserve">au</w:t>
            </w:r>
          </w:ins>
        </w:sdtContent>
      </w:sdt>
      <w:sdt>
        <w:sdtPr>
          <w:id w:val="-1757844756"/>
          <w:tag w:val="goog_rdk_2"/>
        </w:sdtPr>
        <w:sdtContent>
          <w:del w:author="Albane Lallemand" w:id="1" w:date="2026-04-30T12:48:00Z">
            <w:r w:rsidDel="00000000" w:rsidR="00000000" w:rsidRPr="00000000">
              <w:rPr>
                <w:rFonts w:ascii="Roboto" w:cs="Roboto" w:eastAsia="Roboto" w:hAnsi="Roboto"/>
                <w:color w:val="ee0000"/>
                <w:sz w:val="20"/>
                <w:szCs w:val="20"/>
                <w:rtl w:val="0"/>
              </w:rPr>
              <w:delText xml:space="preserve">à</w:delText>
            </w:r>
          </w:del>
        </w:sdtContent>
      </w:sdt>
      <w:r w:rsidDel="00000000" w:rsidR="00000000" w:rsidRPr="00000000">
        <w:rPr>
          <w:rFonts w:ascii="Roboto" w:cs="Roboto" w:eastAsia="Roboto" w:hAnsi="Roboto"/>
          <w:color w:val="ee0000"/>
          <w:sz w:val="20"/>
          <w:szCs w:val="20"/>
          <w:rtl w:val="0"/>
        </w:rPr>
      </w:r>
      <w:r w:rsidDel="00000000" w:rsidR="00000000" w:rsidRPr="00000000">
        <w:rPr>
          <w:rFonts w:ascii="Roboto" w:cs="Roboto" w:eastAsia="Roboto" w:hAnsi="Roboto"/>
          <w:color w:val="ee0000"/>
          <w:sz w:val="20"/>
          <w:szCs w:val="20"/>
          <w:rtl w:val="0"/>
        </w:rPr>
      </w:r>
      <w:r w:rsidDel="00000000" w:rsidR="00000000" w:rsidRPr="00000000">
        <w:rPr>
          <w:rFonts w:ascii="Roboto" w:cs="Roboto" w:eastAsia="Roboto" w:hAnsi="Roboto"/>
          <w:color w:val="ee0000"/>
          <w:sz w:val="20"/>
          <w:szCs w:val="20"/>
          <w:rtl w:val="0"/>
        </w:rPr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>, pour 99 ans.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Fait à [lieu_signature]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</w:t>
      </w: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[date_signature]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4248" w:firstLine="708.0000000000001"/>
        <w:rPr>
          <w:rFonts w:ascii="Roboto" w:cs="Roboto" w:eastAsia="Roboto" w:hAnsi="Roboto"/>
          <w:color w:val="ee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ee0000"/>
          <w:sz w:val="20"/>
          <w:szCs w:val="20"/>
          <w:rtl w:val="0"/>
        </w:rPr>
        <w:t xml:space="preserve">[civilite] [prenom] [nom]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H39wXk8Xdwp38XbHfRJYqkunnQ==">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