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="240" w:lineRule="auto"/>
        <w:jc w:val="center"/>
        <w:rPr>
          <w:rFonts w:ascii="Roboto" w:cs="Roboto" w:eastAsia="Roboto" w:hAnsi="Roboto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20"/>
          <w:szCs w:val="20"/>
          <w:rtl w:val="0"/>
        </w:rPr>
        <w:t xml:space="preserve">[denomination_societe]</w:t>
      </w:r>
    </w:p>
    <w:p w:rsidR="00000000" w:rsidDel="00000000" w:rsidP="00000000" w:rsidRDefault="00000000" w:rsidRPr="00000000" w14:paraId="00000002">
      <w:pPr>
        <w:widowControl w:val="0"/>
        <w:spacing w:after="0" w:line="240" w:lineRule="auto"/>
        <w:jc w:val="center"/>
        <w:rPr>
          <w:rFonts w:ascii="Roboto" w:cs="Roboto" w:eastAsia="Roboto" w:hAnsi="Roboto"/>
          <w:color w:val="ff0000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ff0000"/>
          <w:sz w:val="20"/>
          <w:szCs w:val="20"/>
          <w:rtl w:val="0"/>
        </w:rPr>
        <w:t xml:space="preserve">Société par actions simplifiée au capital de [capital_social] euros</w:t>
      </w:r>
    </w:p>
    <w:p w:rsidR="00000000" w:rsidDel="00000000" w:rsidP="00000000" w:rsidRDefault="00000000" w:rsidRPr="00000000" w14:paraId="00000003">
      <w:pPr>
        <w:widowControl w:val="0"/>
        <w:spacing w:after="0" w:line="240" w:lineRule="auto"/>
        <w:jc w:val="center"/>
        <w:rPr>
          <w:rFonts w:ascii="Roboto" w:cs="Roboto" w:eastAsia="Roboto" w:hAnsi="Roboto"/>
          <w:color w:val="ff0000"/>
          <w:sz w:val="20"/>
          <w:szCs w:val="20"/>
        </w:rPr>
      </w:pPr>
      <w:bookmarkStart w:colFirst="0" w:colLast="0" w:name="_heading=h.1kqhijn3gd0a" w:id="0"/>
      <w:bookmarkEnd w:id="0"/>
      <w:r w:rsidDel="00000000" w:rsidR="00000000" w:rsidRPr="00000000">
        <w:rPr>
          <w:rFonts w:ascii="Roboto" w:cs="Roboto" w:eastAsia="Roboto" w:hAnsi="Roboto"/>
          <w:color w:val="ff0000"/>
          <w:sz w:val="20"/>
          <w:szCs w:val="20"/>
          <w:rtl w:val="0"/>
        </w:rPr>
        <w:t xml:space="preserve">Société de Participations Financières de Profession Libérale de </w:t>
      </w:r>
      <w:sdt>
        <w:sdtPr>
          <w:id w:val="1063955384"/>
          <w:tag w:val="goog_rdk_0"/>
        </w:sdtPr>
        <w:sdtContent>
          <w:commentRangeStart w:id="0"/>
        </w:sdtContent>
      </w:sdt>
      <w:r w:rsidDel="00000000" w:rsidR="00000000" w:rsidRPr="00000000">
        <w:rPr>
          <w:rFonts w:ascii="Roboto" w:cs="Roboto" w:eastAsia="Roboto" w:hAnsi="Roboto"/>
          <w:color w:val="ff0000"/>
          <w:sz w:val="20"/>
          <w:szCs w:val="20"/>
          <w:rtl w:val="0"/>
        </w:rPr>
        <w:t xml:space="preserve">Chirurgiens-Dentistes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after="0" w:line="240" w:lineRule="auto"/>
        <w:jc w:val="center"/>
        <w:rPr>
          <w:rFonts w:ascii="Roboto" w:cs="Roboto" w:eastAsia="Roboto" w:hAnsi="Roboto"/>
          <w:color w:val="ff0000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ff0000"/>
          <w:sz w:val="20"/>
          <w:szCs w:val="20"/>
          <w:rtl w:val="0"/>
        </w:rPr>
        <w:t xml:space="preserve">Siège social : [adresse_siege]</w:t>
      </w:r>
    </w:p>
    <w:p w:rsidR="00000000" w:rsidDel="00000000" w:rsidP="00000000" w:rsidRDefault="00000000" w:rsidRPr="00000000" w14:paraId="00000005">
      <w:pPr>
        <w:jc w:val="center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ATTESTATION</w:t>
      </w:r>
    </w:p>
    <w:p w:rsidR="00000000" w:rsidDel="00000000" w:rsidP="00000000" w:rsidRDefault="00000000" w:rsidRPr="00000000" w14:paraId="0000000A">
      <w:pPr>
        <w:jc w:val="center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Liste des souscripteurs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Je soussigné [civilite] [prenom] [nom] [profession], demeurant [adresse_personnelle], atteste que le capital de la société [denomination_societe] est réparti de la manière suivante :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Capital social : [capital_social] € en numéraire</w:t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Nombre d’actions: [nb_actions] actions d’un montant de [valeur_nominale_part] d’euro chacune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Répartition : [nb_actions] actions attribuées au Dr [civilite] [prenom] [nom], actionnaire unique</w:t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Capital social de [capital_social] € entièrement libéré et déposé dans les livres de la </w:t>
      </w:r>
      <w:sdt>
        <w:sdtPr>
          <w:id w:val="177992250"/>
          <w:tag w:val="goog_rdk_1"/>
        </w:sdtPr>
        <w:sdtContent>
          <w:commentRangeStart w:id="1"/>
        </w:sdtContent>
      </w:sdt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banque 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 Docteur [prenom] [nom] a fait un apport de [montant_apports_numeraire] euros en numéraire.</w:t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 présent état qui constate la souscription d’actions de la société [denomination_societe], ainsi que le versement de la somme de [capital_social] euros correspondant à la totalité du nominal desdites actions, est certifié exact, sincère et véritable par le Président, [civilite] [prenom] [nom]</w:t>
      </w:r>
      <w:sdt>
        <w:sdtPr>
          <w:id w:val="609123113"/>
          <w:tag w:val="goog_rdk_2"/>
        </w:sdtPr>
        <w:sdtContent>
          <w:ins w:author="Albane Lallemand" w:id="0" w:date="2026-04-30T14:36:41Z"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.</w:t>
            </w:r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Fait à [ville_siege]</w:t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 [date_signature]</w:t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firstLine="5954"/>
        <w:rPr>
          <w:rFonts w:ascii="Roboto" w:cs="Roboto" w:eastAsia="Roboto" w:hAnsi="Roboto"/>
          <w:sz w:val="20"/>
          <w:szCs w:val="20"/>
          <w:highlight w:val="yellow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yellow"/>
          <w:rtl w:val="0"/>
        </w:rPr>
        <w:t xml:space="preserve">[civilite] [prenom] [nom]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lbane Lallemand" w:id="1" w:date="2026-04-30T14:36:35Z"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variable banque</w:t>
      </w:r>
    </w:p>
  </w:comment>
  <w:comment w:author="Albane Lallemand" w:id="0" w:date="2026-04-30T14:36:22Z"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variable ?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19" w15:done="0"/>
  <w15:commentEx w15:paraId="0000001A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rlKrqJUAtUoW9zu54JONEW6hoQ==">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cp:lastModifiedBy/>
  <cp:revision>1</cp:revision>
  <dcterms:modified xsi:type="dcterms:W3CDTF">2026-06-08T10:58:50Z</dcterms:modified>
  <dc:creator/>
  <dc:subject/>
  <dc:description/>
  <cp:keywords/>
  <cp:category/>
  <cp:contentStatus/>
  <dc:identifier/>
  <cp:version/>
</cp:coreProperties>
</file>