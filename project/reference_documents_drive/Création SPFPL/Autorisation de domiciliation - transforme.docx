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soussignée [civilite] [prenom] [nom] autorise la domiciliation de</w:t>
      </w:r>
      <w:sdt>
        <w:sdtPr>
          <w:id w:val="-1011200163"/>
          <w:tag w:val="goog_rdk_0"/>
        </w:sdtPr>
        <w:sdtContent>
          <w:ins w:author="Albane Lallemand" w:id="0" w:date="2026-04-30T14:37:02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la Société</w:t>
            </w:r>
          </w:ins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[denomination_societe] au capital de [capital_social] € en cours de formation, dans les locaux situés à [adresse_siege],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Ga546Qb9aNrdyij0Bftpq91g5w==">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2026-06-08T10:58:50Z</dcterms:modified>
  <dc:creator/>
  <dc:subject/>
  <dc:description/>
  <cp:keywords/>
  <cp:category/>
  <cp:contentStatus/>
  <dc:identifier/>
  <cp:version/>
</cp:coreProperties>
</file>