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color w:val="000000"/>
          <w:vertAlign w:val="baseline"/>
        </w:rPr>
      </w:pPr>
      <w:r w:rsidDel="00000000" w:rsidR="00000000" w:rsidRPr="00000000">
        <w:rPr>
          <w:rFonts w:ascii="Roboto" w:cs="Roboto" w:eastAsia="Roboto" w:hAnsi="Roboto"/>
          <w:b w:val="1"/>
          <w:bCs w:val="1"/>
          <w:color w:val="000000"/>
          <w:highlight w:val="yellow"/>
          <w:vertAlign w:val="baseline"/>
          <w:rtl w:val="0"/>
        </w:rPr>
        <w:t xml:space="preserve">[denomination_societe]</w:t>
      </w:r>
      <w:r w:rsidDel="00000000" w:rsidR="00000000" w:rsidRPr="00000000">
        <w:rPr>
          <w:rtl w:val="0"/>
        </w:rPr>
      </w:r>
    </w:p>
    <w:p w:rsidR="00000000" w:rsidDel="00000000" w:rsidP="00000000" w:rsidRDefault="00000000" w:rsidRPr="00000000" w14:paraId="00000005">
      <w:pPr>
        <w:jc w:val="center"/>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[forme_sociale_complete]</w:t>
      </w:r>
    </w:p>
    <w:p w:rsidR="00000000" w:rsidDel="00000000" w:rsidP="00000000" w:rsidRDefault="00000000" w:rsidRPr="00000000" w14:paraId="00000006">
      <w:pPr>
        <w:jc w:val="center"/>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Au capital de [capital_social]</w:t>
      </w:r>
    </w:p>
    <w:p w:rsidR="00000000" w:rsidDel="00000000" w:rsidP="00000000" w:rsidRDefault="00000000" w:rsidRPr="00000000" w14:paraId="00000007">
      <w:pPr>
        <w:jc w:val="center"/>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Siège social : [adresse_siege]</w:t>
      </w:r>
    </w:p>
    <w:p w:rsidR="00000000" w:rsidDel="00000000" w:rsidP="00000000" w:rsidRDefault="00000000" w:rsidRPr="00000000" w14:paraId="0000000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2">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3">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4">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5">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vertAlign w:val="baseline"/>
          <w:rtl w:val="0"/>
        </w:rPr>
        <w:t xml:space="preserve">STATUTS</w:t>
      </w:r>
      <w:r w:rsidDel="00000000" w:rsidR="00000000" w:rsidRPr="00000000">
        <w:rPr>
          <w:rtl w:val="0"/>
        </w:rPr>
      </w:r>
    </w:p>
    <w:p w:rsidR="00000000" w:rsidDel="00000000" w:rsidP="00000000" w:rsidRDefault="00000000" w:rsidRPr="00000000" w14:paraId="00000016">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7">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8">
      <w:pPr>
        <w:keepLines w:val="1"/>
        <w:pBdr>
          <w:top w:color="000000" w:space="1" w:sz="6" w:val="single"/>
          <w:left w:color="000000" w:space="1" w:sz="6" w:val="single"/>
          <w:bottom w:color="000000" w:space="1" w:sz="6" w:val="single"/>
          <w:right w:color="000000" w:space="1" w:sz="6" w:val="single"/>
        </w:pBdr>
        <w:shd w:fill="e5e5e5" w:val="clear"/>
        <w:ind w:left="2127" w:right="2127" w:firstLine="0"/>
        <w:jc w:val="center"/>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color w:val="000000"/>
          <w:u w:val="single"/>
          <w:vertAlign w:val="baseline"/>
        </w:rPr>
      </w:pPr>
      <w:r w:rsidDel="00000000" w:rsidR="00000000" w:rsidRPr="00000000">
        <w:rPr>
          <w:rtl w:val="0"/>
        </w:rPr>
      </w:r>
    </w:p>
    <w:p w:rsidR="00000000" w:rsidDel="00000000" w:rsidP="00000000" w:rsidRDefault="00000000" w:rsidRPr="00000000" w14:paraId="0000001F">
      <w:pPr>
        <w:pageBreakBefore w:val="1"/>
        <w:spacing w:after="0" w:before="0" w:lineRule="auto"/>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Le soussigné</w:t>
      </w:r>
      <w:r w:rsidDel="00000000" w:rsidR="00000000" w:rsidRPr="00000000">
        <w:rPr>
          <w:rFonts w:ascii="Roboto" w:cs="Roboto" w:eastAsia="Roboto" w:hAnsi="Roboto"/>
          <w:b w:val="1"/>
          <w:bCs w:val="1"/>
          <w:color w:val="000000"/>
          <w:vertAlign w:val="baseline"/>
          <w:rtl w:val="0"/>
        </w:rPr>
        <w:t xml:space="preserve"> :</w:t>
      </w:r>
    </w:p>
    <w:p w:rsidR="00000000" w:rsidDel="00000000" w:rsidP="00000000" w:rsidRDefault="00000000" w:rsidRPr="00000000" w14:paraId="00000020">
      <w:pPr>
        <w:tabs>
          <w:tab w:val="left" w:leader="none" w:pos="5103"/>
        </w:tabs>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21">
      <w:pPr>
        <w:widowControl w:val="0"/>
        <w:tabs>
          <w:tab w:val="left" w:leader="none" w:pos="0"/>
          <w:tab w:val="left" w:leader="none" w:pos="1220"/>
        </w:tabs>
        <w:jc w:val="both"/>
        <w:rPr>
          <w:rFonts w:ascii="Roboto" w:cs="Roboto" w:eastAsia="Roboto" w:hAnsi="Roboto"/>
          <w:color w:val="000000"/>
          <w:highlight w:val="yellow"/>
          <w:vertAlign w:val="baseline"/>
        </w:rPr>
      </w:pPr>
      <w:sdt>
        <w:sdtPr>
          <w:id w:val="1753874719"/>
          <w:tag w:val="goog_rdk_1"/>
        </w:sdtPr>
        <w:sdtContent>
          <w:del w:author="Albane Lallemand" w:id="0" w:date="2026-04-30T14:31:29Z">
            <w:r w:rsidDel="00000000" w:rsidR="00000000" w:rsidRPr="00000000">
              <w:rPr>
                <w:rFonts w:ascii="Roboto" w:cs="Roboto" w:eastAsia="Roboto" w:hAnsi="Roboto"/>
                <w:b w:val="1"/>
                <w:bCs w:val="1"/>
                <w:color w:val="000000"/>
                <w:highlight w:val="yellow"/>
                <w:vertAlign w:val="baseline"/>
                <w:rtl w:val="0"/>
              </w:rPr>
              <w:tab/>
              <w:tab/>
              <w:tab/>
            </w:r>
          </w:del>
        </w:sdtContent>
      </w:sdt>
      <w:r w:rsidDel="00000000" w:rsidR="00000000" w:rsidRPr="00000000">
        <w:rPr>
          <w:rFonts w:ascii="Roboto" w:cs="Roboto" w:eastAsia="Roboto" w:hAnsi="Roboto"/>
          <w:b w:val="1"/>
          <w:bCs w:val="1"/>
          <w:color w:val="000000"/>
          <w:highlight w:val="yellow"/>
          <w:vertAlign w:val="baseline"/>
          <w:rtl w:val="0"/>
        </w:rPr>
        <w:t xml:space="preserve">- [civilite] [prenom] [nom] </w:t>
      </w:r>
      <w:r w:rsidDel="00000000" w:rsidR="00000000" w:rsidRPr="00000000">
        <w:rPr>
          <w:rtl w:val="0"/>
        </w:rPr>
      </w:r>
    </w:p>
    <w:p w:rsidR="00000000" w:rsidDel="00000000" w:rsidP="00000000" w:rsidRDefault="00000000" w:rsidRPr="00000000" w14:paraId="00000022">
      <w:pPr>
        <w:widowControl w:val="0"/>
        <w:tabs>
          <w:tab w:val="left" w:leader="none" w:pos="0"/>
        </w:tabs>
        <w:rPr>
          <w:rFonts w:ascii="Roboto" w:cs="Roboto" w:eastAsia="Roboto" w:hAnsi="Roboto"/>
          <w:color w:val="000000"/>
          <w:vertAlign w:val="baseline"/>
        </w:rPr>
      </w:pPr>
      <w:r w:rsidDel="00000000" w:rsidR="00000000" w:rsidRPr="00000000">
        <w:rPr>
          <w:rFonts w:ascii="Roboto" w:cs="Roboto" w:eastAsia="Roboto" w:hAnsi="Roboto"/>
          <w:color w:val="000000"/>
          <w:highlight w:val="yellow"/>
          <w:vertAlign w:val="baseline"/>
          <w:rtl w:val="0"/>
        </w:rPr>
        <w:t xml:space="preserve">[profession] de profession</w:t>
      </w:r>
      <w:r w:rsidDel="00000000" w:rsidR="00000000" w:rsidRPr="00000000">
        <w:rPr>
          <w:rtl w:val="0"/>
        </w:rPr>
      </w:r>
    </w:p>
    <w:p w:rsidR="00000000" w:rsidDel="00000000" w:rsidP="00000000" w:rsidRDefault="00000000" w:rsidRPr="00000000" w14:paraId="00000023">
      <w:pPr>
        <w:widowControl w:val="0"/>
        <w:tabs>
          <w:tab w:val="left" w:leader="none" w:pos="0"/>
          <w:tab w:val="left" w:leader="none" w:pos="1220"/>
        </w:tabs>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Né le [date_naissance] à [ville_naissance] ([departement_naissance])</w:t>
      </w:r>
    </w:p>
    <w:p w:rsidR="00000000" w:rsidDel="00000000" w:rsidP="00000000" w:rsidRDefault="00000000" w:rsidRPr="00000000" w14:paraId="00000024">
      <w:pPr>
        <w:widowControl w:val="0"/>
        <w:tabs>
          <w:tab w:val="left" w:leader="none" w:pos="0"/>
          <w:tab w:val="left" w:leader="none" w:pos="1220"/>
        </w:tabs>
        <w:jc w:val="both"/>
        <w:rPr>
          <w:rFonts w:ascii="Roboto" w:cs="Roboto" w:eastAsia="Roboto" w:hAnsi="Roboto"/>
          <w:color w:val="000000"/>
          <w:highlight w:val="yellow"/>
          <w:vertAlign w:val="baseline"/>
        </w:rPr>
      </w:pPr>
      <w:r w:rsidDel="00000000" w:rsidR="00000000" w:rsidRPr="00000000">
        <w:rPr>
          <w:rFonts w:ascii="Roboto" w:cs="Roboto" w:eastAsia="Roboto" w:hAnsi="Roboto"/>
          <w:color w:val="000000"/>
          <w:vertAlign w:val="baseline"/>
          <w:rtl w:val="0"/>
        </w:rPr>
        <w:t xml:space="preserve">Demeurant [adresse_personnelle]</w:t>
      </w:r>
      <w:r w:rsidDel="00000000" w:rsidR="00000000" w:rsidRPr="00000000">
        <w:rPr>
          <w:rtl w:val="0"/>
        </w:rPr>
      </w:r>
    </w:p>
    <w:p w:rsidR="00000000" w:rsidDel="00000000" w:rsidP="00000000" w:rsidRDefault="00000000" w:rsidRPr="00000000" w14:paraId="00000025">
      <w:pPr>
        <w:widowControl w:val="0"/>
        <w:tabs>
          <w:tab w:val="left" w:leader="none" w:pos="0"/>
          <w:tab w:val="left" w:leader="none" w:pos="1220"/>
        </w:tabs>
        <w:jc w:val="both"/>
        <w:rPr>
          <w:rFonts w:ascii="Roboto" w:cs="Roboto" w:eastAsia="Roboto" w:hAnsi="Roboto"/>
          <w:color w:val="000000"/>
          <w:vertAlign w:val="baseline"/>
        </w:rPr>
      </w:pPr>
      <w:r w:rsidDel="00000000" w:rsidR="00000000" w:rsidRPr="00000000">
        <w:rPr>
          <w:rFonts w:ascii="Roboto" w:cs="Roboto" w:eastAsia="Roboto" w:hAnsi="Roboto"/>
          <w:color w:val="000000"/>
          <w:highlight w:val="yellow"/>
          <w:vertAlign w:val="baseline"/>
          <w:rtl w:val="0"/>
        </w:rPr>
        <w:t xml:space="preserve">[situation_maritale]</w:t>
      </w:r>
      <w:r w:rsidDel="00000000" w:rsidR="00000000" w:rsidRPr="00000000">
        <w:rPr>
          <w:rtl w:val="0"/>
        </w:rPr>
      </w:r>
    </w:p>
    <w:p w:rsidR="00000000" w:rsidDel="00000000" w:rsidP="00000000" w:rsidRDefault="00000000" w:rsidRPr="00000000" w14:paraId="00000026">
      <w:pPr>
        <w:widowControl w:val="0"/>
        <w:tabs>
          <w:tab w:val="left" w:leader="none" w:pos="0"/>
        </w:tabs>
        <w:jc w:val="both"/>
        <w:rPr>
          <w:rFonts w:ascii="Roboto" w:cs="Roboto" w:eastAsia="Roboto" w:hAnsi="Roboto"/>
          <w:color w:val="000000"/>
          <w:vertAlign w:val="baseline"/>
        </w:rPr>
      </w:pPr>
      <w:sdt>
        <w:sdtPr>
          <w:id w:val="952935942"/>
          <w:tag w:val="goog_rdk_3"/>
        </w:sdtPr>
        <w:sdtContent>
          <w:del w:author="Albane Lallemand" w:id="1" w:date="2026-04-30T14:31:41Z">
            <w:r w:rsidDel="00000000" w:rsidR="00000000" w:rsidRPr="00000000">
              <w:rPr>
                <w:rFonts w:ascii="Roboto" w:cs="Roboto" w:eastAsia="Roboto" w:hAnsi="Roboto"/>
                <w:color w:val="000000"/>
                <w:vertAlign w:val="baseline"/>
                <w:rtl w:val="0"/>
              </w:rPr>
              <w:tab/>
              <w:tab/>
            </w:r>
          </w:del>
        </w:sdtContent>
      </w:sdt>
      <w:r w:rsidDel="00000000" w:rsidR="00000000" w:rsidRPr="00000000">
        <w:rPr>
          <w:rFonts w:ascii="Roboto" w:cs="Roboto" w:eastAsia="Roboto" w:hAnsi="Roboto"/>
          <w:color w:val="000000"/>
          <w:vertAlign w:val="baseline"/>
          <w:rtl w:val="0"/>
        </w:rPr>
        <w:t xml:space="preserve">De nationalité [nationalite] </w:t>
      </w:r>
    </w:p>
    <w:p w:rsidR="00000000" w:rsidDel="00000000" w:rsidP="00000000" w:rsidRDefault="00000000" w:rsidRPr="00000000" w14:paraId="00000027">
      <w:pPr>
        <w:widowControl w:val="0"/>
        <w:tabs>
          <w:tab w:val="left" w:leader="none" w:pos="0"/>
          <w:tab w:val="left" w:leader="none" w:pos="6663"/>
        </w:tabs>
        <w:ind w:right="-1"/>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Inscrit au tableau de l’Ordre des [profession_reglementee] de [ville_ordre] sous le numéro national [numero_ordre] et sous le numéro RPPS [numero_rpps].</w:t>
      </w:r>
    </w:p>
    <w:p w:rsidR="00000000" w:rsidDel="00000000" w:rsidP="00000000" w:rsidRDefault="00000000" w:rsidRPr="00000000" w14:paraId="0000002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29">
      <w:pPr>
        <w:ind w:right="-1"/>
        <w:jc w:val="right"/>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Ci après dénommé l’ « Associé Unique », ou l’ « Actionnaire Unique »</w:t>
      </w:r>
    </w:p>
    <w:p w:rsidR="00000000" w:rsidDel="00000000" w:rsidP="00000000" w:rsidRDefault="00000000" w:rsidRPr="00000000" w14:paraId="0000002A">
      <w:pPr>
        <w:ind w:right="-1"/>
        <w:jc w:val="right"/>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Ou pris avec d’éventuels autres associés les « Associés », voire séparément l’ « Associé »,</w:t>
      </w:r>
    </w:p>
    <w:p w:rsidR="00000000" w:rsidDel="00000000" w:rsidP="00000000" w:rsidRDefault="00000000" w:rsidRPr="00000000" w14:paraId="0000002B">
      <w:pPr>
        <w:ind w:right="-1"/>
        <w:jc w:val="right"/>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2C">
      <w:pPr>
        <w:ind w:right="-1"/>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2D">
      <w:pPr>
        <w:ind w:right="-1"/>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 établi ainsi qu’il suit les statuts de la société de participations financières de profession libérale de médecins </w:t>
      </w:r>
      <w:sdt>
        <w:sdtPr>
          <w:id w:val="1085782218"/>
          <w:tag w:val="goog_rdk_4"/>
        </w:sdtPr>
        <w:sdtContent>
          <w:commentRangeStart w:id="0"/>
        </w:sdtContent>
      </w:sdt>
      <w:r w:rsidDel="00000000" w:rsidR="00000000" w:rsidRPr="00000000">
        <w:rPr>
          <w:rFonts w:ascii="Roboto" w:cs="Roboto" w:eastAsia="Roboto" w:hAnsi="Roboto"/>
          <w:color w:val="000000"/>
          <w:vertAlign w:val="baseline"/>
          <w:rtl w:val="0"/>
        </w:rPr>
        <w:t xml:space="preserve">[forme_sociale]</w:t>
      </w:r>
      <w:commentRangeEnd w:id="0"/>
      <w:r w:rsidDel="00000000" w:rsidR="00000000" w:rsidRPr="00000000">
        <w:commentReference w:id="0"/>
      </w:r>
      <w:r w:rsidDel="00000000" w:rsidR="00000000" w:rsidRPr="00000000">
        <w:rPr>
          <w:rFonts w:ascii="Roboto" w:cs="Roboto" w:eastAsia="Roboto" w:hAnsi="Roboto"/>
          <w:color w:val="000000"/>
          <w:vertAlign w:val="baseline"/>
          <w:rtl w:val="0"/>
        </w:rPr>
        <w:t xml:space="preserve"> </w:t>
      </w:r>
      <w:sdt>
        <w:sdtPr>
          <w:id w:val="-860498172"/>
          <w:tag w:val="goog_rdk_5"/>
        </w:sdtPr>
        <w:sdtContent>
          <w:del w:author="Albane Lallemand" w:id="2" w:date="2026-04-30T14:31:50Z">
            <w:r w:rsidDel="00000000" w:rsidR="00000000" w:rsidRPr="00000000">
              <w:rPr>
                <w:rFonts w:ascii="Roboto" w:cs="Roboto" w:eastAsia="Roboto" w:hAnsi="Roboto"/>
                <w:color w:val="000000"/>
                <w:vertAlign w:val="baseline"/>
                <w:rtl w:val="0"/>
              </w:rPr>
              <w:delText xml:space="preserve">unipersonnelle </w:delText>
            </w:r>
          </w:del>
        </w:sdtContent>
      </w:sdt>
      <w:r w:rsidDel="00000000" w:rsidR="00000000" w:rsidRPr="00000000">
        <w:rPr>
          <w:rFonts w:ascii="Roboto" w:cs="Roboto" w:eastAsia="Roboto" w:hAnsi="Roboto"/>
          <w:color w:val="000000"/>
          <w:vertAlign w:val="baseline"/>
          <w:rtl w:val="0"/>
        </w:rPr>
        <w:t xml:space="preserve">qu’il a décidé d’instituer (ci-après dénommé la « Société »), telle que précisé ci-après sous la condition suspensive de son in</w:t>
      </w:r>
      <w:sdt>
        <w:sdtPr>
          <w:id w:val="-46594958"/>
          <w:tag w:val="goog_rdk_6"/>
        </w:sdtPr>
        <w:sdtContent>
          <w:ins w:author="Albane Lallemand" w:id="3" w:date="2026-04-30T14:32:13Z">
            <w:r w:rsidDel="00000000" w:rsidR="00000000" w:rsidRPr="00000000">
              <w:rPr>
                <w:rFonts w:ascii="Roboto" w:cs="Roboto" w:eastAsia="Roboto" w:hAnsi="Roboto"/>
                <w:color w:val="000000"/>
                <w:vertAlign w:val="baseline"/>
                <w:rtl w:val="0"/>
              </w:rPr>
              <w:t xml:space="preserve">s</w:t>
            </w:r>
          </w:ins>
        </w:sdtContent>
      </w:sdt>
      <w:r w:rsidDel="00000000" w:rsidR="00000000" w:rsidRPr="00000000">
        <w:rPr>
          <w:rFonts w:ascii="Roboto" w:cs="Roboto" w:eastAsia="Roboto" w:hAnsi="Roboto"/>
          <w:color w:val="000000"/>
          <w:vertAlign w:val="baseline"/>
          <w:rtl w:val="0"/>
        </w:rPr>
        <w:t xml:space="preserve">cription au Tableau de l’Ordre des médecins.</w:t>
      </w:r>
    </w:p>
    <w:p w:rsidR="00000000" w:rsidDel="00000000" w:rsidP="00000000" w:rsidRDefault="00000000" w:rsidRPr="00000000" w14:paraId="0000002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0">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1 - FORME</w:t>
      </w:r>
      <w:r w:rsidDel="00000000" w:rsidR="00000000" w:rsidRPr="00000000">
        <w:rPr>
          <w:rtl w:val="0"/>
        </w:rPr>
      </w:r>
    </w:p>
    <w:p w:rsidR="00000000" w:rsidDel="00000000" w:rsidP="00000000" w:rsidRDefault="00000000" w:rsidRPr="00000000" w14:paraId="0000003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Il est formé une Société de Participations Financières de Professions Libérales de Médecins constituée sous forme de société</w:t>
      </w:r>
      <w:sdt>
        <w:sdtPr>
          <w:id w:val="437438745"/>
          <w:tag w:val="goog_rdk_7"/>
        </w:sdtPr>
        <w:sdtContent>
          <w:commentRangeStart w:id="1"/>
        </w:sdtContent>
      </w:sdt>
      <w:r w:rsidDel="00000000" w:rsidR="00000000" w:rsidRPr="00000000">
        <w:rPr>
          <w:rFonts w:ascii="Roboto" w:cs="Roboto" w:eastAsia="Roboto" w:hAnsi="Roboto"/>
          <w:color w:val="000000"/>
          <w:vertAlign w:val="baseline"/>
          <w:rtl w:val="0"/>
        </w:rPr>
        <w:t xml:space="preserve"> [forme_sociale]</w:t>
      </w:r>
      <w:commentRangeEnd w:id="1"/>
      <w:r w:rsidDel="00000000" w:rsidR="00000000" w:rsidRPr="00000000">
        <w:commentReference w:id="1"/>
      </w:r>
      <w:r w:rsidDel="00000000" w:rsidR="00000000" w:rsidRPr="00000000">
        <w:rPr>
          <w:rFonts w:ascii="Roboto" w:cs="Roboto" w:eastAsia="Roboto" w:hAnsi="Roboto"/>
          <w:color w:val="000000"/>
          <w:vertAlign w:val="baseline"/>
          <w:rtl w:val="0"/>
        </w:rPr>
        <w:t xml:space="preserve"> </w:t>
      </w:r>
      <w:sdt>
        <w:sdtPr>
          <w:id w:val="1684947840"/>
          <w:tag w:val="goog_rdk_8"/>
        </w:sdtPr>
        <w:sdtContent>
          <w:del w:author="Albane Lallemand" w:id="4" w:date="2026-04-30T14:32:17Z">
            <w:r w:rsidDel="00000000" w:rsidR="00000000" w:rsidRPr="00000000">
              <w:rPr>
                <w:rFonts w:ascii="Roboto" w:cs="Roboto" w:eastAsia="Roboto" w:hAnsi="Roboto"/>
                <w:color w:val="000000"/>
                <w:vertAlign w:val="baseline"/>
                <w:rtl w:val="0"/>
              </w:rPr>
              <w:delText xml:space="preserve">unipersonnelle </w:delText>
            </w:r>
          </w:del>
        </w:sdtContent>
      </w:sdt>
      <w:r w:rsidDel="00000000" w:rsidR="00000000" w:rsidRPr="00000000">
        <w:rPr>
          <w:rFonts w:ascii="Roboto" w:cs="Roboto" w:eastAsia="Roboto" w:hAnsi="Roboto"/>
          <w:color w:val="000000"/>
          <w:vertAlign w:val="baseline"/>
          <w:rtl w:val="0"/>
        </w:rPr>
        <w:t xml:space="preserve">régie par les présents statuts , ainsi que par les lois et règlements en vigueur, notamment :</w:t>
      </w:r>
    </w:p>
    <w:p w:rsidR="00000000" w:rsidDel="00000000" w:rsidP="00000000" w:rsidRDefault="00000000" w:rsidRPr="00000000" w14:paraId="0000003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4">
      <w:pPr>
        <w:numPr>
          <w:ilvl w:val="0"/>
          <w:numId w:val="5"/>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w:t>
      </w:r>
      <w:r w:rsidDel="00000000" w:rsidR="00000000" w:rsidRPr="00000000">
        <w:rPr>
          <w:rFonts w:ascii="Roboto" w:cs="Roboto" w:eastAsia="Roboto" w:hAnsi="Roboto"/>
          <w:vertAlign w:val="baseline"/>
          <w:rtl w:val="0"/>
        </w:rPr>
        <w:t xml:space="preserve">l’ordonnance n°2023-77 du 8 février 2023 relative à l'exercice en société des professions libérales réglementées,</w:t>
      </w:r>
      <w:r w:rsidDel="00000000" w:rsidR="00000000" w:rsidRPr="00000000">
        <w:rPr>
          <w:rtl w:val="0"/>
        </w:rPr>
      </w:r>
    </w:p>
    <w:p w:rsidR="00000000" w:rsidDel="00000000" w:rsidP="00000000" w:rsidRDefault="00000000" w:rsidRPr="00000000" w14:paraId="00000035">
      <w:pPr>
        <w:numPr>
          <w:ilvl w:val="0"/>
          <w:numId w:val="5"/>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les dispositions du Code de commerce applicables aux sociétés commerciales et plus particulièrement aux sociétés</w:t>
      </w:r>
      <w:sdt>
        <w:sdtPr>
          <w:id w:val="-893913805"/>
          <w:tag w:val="goog_rdk_9"/>
        </w:sdtPr>
        <w:sdtContent>
          <w:commentRangeStart w:id="2"/>
        </w:sdtContent>
      </w:sdt>
      <w:r w:rsidDel="00000000" w:rsidR="00000000" w:rsidRPr="00000000">
        <w:rPr>
          <w:rFonts w:ascii="Roboto" w:cs="Roboto" w:eastAsia="Roboto" w:hAnsi="Roboto"/>
          <w:color w:val="000000"/>
          <w:vertAlign w:val="baseline"/>
          <w:rtl w:val="0"/>
        </w:rPr>
        <w:t xml:space="preserve"> [forme_sociale],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6">
      <w:pPr>
        <w:numPr>
          <w:ilvl w:val="0"/>
          <w:numId w:val="5"/>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le Code de la Santé publique,</w:t>
      </w:r>
    </w:p>
    <w:p w:rsidR="00000000" w:rsidDel="00000000" w:rsidP="00000000" w:rsidRDefault="00000000" w:rsidRPr="00000000" w14:paraId="00000037">
      <w:pPr>
        <w:numPr>
          <w:ilvl w:val="0"/>
          <w:numId w:val="5"/>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le Code de déontologie médicale codifiée aux articles R.4127-1 et suivants du Code de la Santé publique.</w:t>
      </w:r>
    </w:p>
    <w:p w:rsidR="00000000" w:rsidDel="00000000" w:rsidP="00000000" w:rsidRDefault="00000000" w:rsidRPr="00000000" w14:paraId="0000003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 Elle fonctionne sous la même forme avec un ou plusieurs associés.</w:t>
      </w:r>
    </w:p>
    <w:p w:rsidR="00000000" w:rsidDel="00000000" w:rsidP="00000000" w:rsidRDefault="00000000" w:rsidRPr="00000000" w14:paraId="0000003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3C">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2 - OBJET</w:t>
      </w:r>
      <w:r w:rsidDel="00000000" w:rsidR="00000000" w:rsidRPr="00000000">
        <w:rPr>
          <w:rtl w:val="0"/>
        </w:rPr>
      </w:r>
    </w:p>
    <w:p w:rsidR="00000000" w:rsidDel="00000000" w:rsidP="00000000" w:rsidRDefault="00000000" w:rsidRPr="00000000" w14:paraId="0000003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3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a pour objet :</w:t>
      </w:r>
    </w:p>
    <w:p w:rsidR="00000000" w:rsidDel="00000000" w:rsidP="00000000" w:rsidRDefault="00000000" w:rsidRPr="00000000" w14:paraId="0000003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 la détention de parts ou d’actions de Sociétés d’Exercice Libéral ayant pour objet la profession de Médecin;</w:t>
      </w:r>
    </w:p>
    <w:p w:rsidR="00000000" w:rsidDel="00000000" w:rsidP="00000000" w:rsidRDefault="00000000" w:rsidRPr="00000000" w14:paraId="0000004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 toutes activités accessoires en relation directe avec leur objet et sous réserve d’être destinées exclusivement aux sociétés ou groupements dans lesquelles elle détient des participations dans le respect des dispositions législatives et réglementaires en vigueur;</w:t>
      </w:r>
    </w:p>
    <w:p w:rsidR="00000000" w:rsidDel="00000000" w:rsidP="00000000" w:rsidRDefault="00000000" w:rsidRPr="00000000" w14:paraId="0000004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4">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color w:val="000000"/>
          <w:vertAlign w:val="baseline"/>
          <w:rtl w:val="0"/>
        </w:rPr>
        <w:t xml:space="preserve">- et plus généralement, la réalisation de toutes opérations de quelque nature qu’elles soient, notamment financière, pouvant se rattacher, directement ou indirectement à l’objet spécifié ci-dessus pouvant en faciliter la réalisation. </w:t>
      </w:r>
      <w:r w:rsidDel="00000000" w:rsidR="00000000" w:rsidRPr="00000000">
        <w:rPr>
          <w:rtl w:val="0"/>
        </w:rPr>
      </w:r>
    </w:p>
    <w:p w:rsidR="00000000" w:rsidDel="00000000" w:rsidP="00000000" w:rsidRDefault="00000000" w:rsidRPr="00000000" w14:paraId="00000045">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46">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3 - DENOMINATION</w:t>
      </w:r>
      <w:r w:rsidDel="00000000" w:rsidR="00000000" w:rsidRPr="00000000">
        <w:rPr>
          <w:rtl w:val="0"/>
        </w:rPr>
      </w:r>
    </w:p>
    <w:p w:rsidR="00000000" w:rsidDel="00000000" w:rsidP="00000000" w:rsidRDefault="00000000" w:rsidRPr="00000000" w14:paraId="0000004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color w:val="000000"/>
          <w:vertAlign w:val="baseline"/>
        </w:rPr>
      </w:pPr>
      <w:r w:rsidDel="00000000" w:rsidR="00000000" w:rsidRPr="00000000">
        <w:rPr>
          <w:rFonts w:ascii="Roboto" w:cs="Roboto" w:eastAsia="Roboto" w:hAnsi="Roboto"/>
          <w:vertAlign w:val="baseline"/>
          <w:rtl w:val="0"/>
        </w:rPr>
        <w:t xml:space="preserve">La dénomination de la Société est : [denomination_societe]</w:t>
      </w:r>
      <w:r w:rsidDel="00000000" w:rsidR="00000000" w:rsidRPr="00000000">
        <w:rPr>
          <w:rtl w:val="0"/>
        </w:rPr>
      </w:r>
    </w:p>
    <w:p w:rsidR="00000000" w:rsidDel="00000000" w:rsidP="00000000" w:rsidRDefault="00000000" w:rsidRPr="00000000" w14:paraId="0000004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Dans tous les actes, lettres, facture, et autres documents émanant de la Société et destinés à des tiers, la dénomination sociale doit être précédée ou suivie immédiatement de la mention « [forme_sociale_complete] » ou des initiales « SPFPL Médecins [forme_sociale]» de l'énonciation du montant du capital social, du lieu de son siège social et suivi du numéro d’immatriculation au Registre du commerce et des sociétés. Cette dénomination sociale pourra également être suivie du numéro d’inscription au Tableau de l’Ordre des Médecins. </w:t>
      </w:r>
    </w:p>
    <w:p w:rsidR="00000000" w:rsidDel="00000000" w:rsidP="00000000" w:rsidRDefault="00000000" w:rsidRPr="00000000" w14:paraId="0000004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4 - SIEGE SOCIAL</w:t>
      </w:r>
      <w:r w:rsidDel="00000000" w:rsidR="00000000" w:rsidRPr="00000000">
        <w:rPr>
          <w:rtl w:val="0"/>
        </w:rPr>
      </w:r>
    </w:p>
    <w:p w:rsidR="00000000" w:rsidDel="00000000" w:rsidP="00000000" w:rsidRDefault="00000000" w:rsidRPr="00000000" w14:paraId="0000004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4F">
      <w:pPr>
        <w:tabs>
          <w:tab w:val="left" w:leader="none" w:pos="5103"/>
        </w:tabs>
        <w:jc w:val="both"/>
        <w:rPr>
          <w:rFonts w:ascii="Roboto" w:cs="Roboto" w:eastAsia="Roboto" w:hAnsi="Roboto"/>
          <w:color w:val="000000"/>
          <w:vertAlign w:val="baseline"/>
        </w:rPr>
      </w:pPr>
      <w:r w:rsidDel="00000000" w:rsidR="00000000" w:rsidRPr="00000000">
        <w:rPr>
          <w:rFonts w:ascii="Roboto" w:cs="Roboto" w:eastAsia="Roboto" w:hAnsi="Roboto"/>
          <w:vertAlign w:val="baseline"/>
          <w:rtl w:val="0"/>
        </w:rPr>
        <w:t xml:space="preserve">Le siège social est fixé au [adresse_siege].</w:t>
      </w:r>
      <w:r w:rsidDel="00000000" w:rsidR="00000000" w:rsidRPr="00000000">
        <w:rPr>
          <w:rtl w:val="0"/>
        </w:rPr>
      </w:r>
    </w:p>
    <w:p w:rsidR="00000000" w:rsidDel="00000000" w:rsidP="00000000" w:rsidRDefault="00000000" w:rsidRPr="00000000" w14:paraId="0000005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1">
      <w:pPr>
        <w:tabs>
          <w:tab w:val="left" w:leader="none" w:pos="1695"/>
        </w:tabs>
        <w:jc w:val="both"/>
        <w:rPr>
          <w:rFonts w:ascii="Roboto" w:cs="Roboto" w:eastAsia="Roboto" w:hAnsi="Roboto"/>
          <w:color w:val="000000"/>
          <w:vertAlign w:val="baseline"/>
        </w:rPr>
      </w:pPr>
      <w:r w:rsidDel="00000000" w:rsidR="00000000" w:rsidRPr="00000000">
        <w:rPr>
          <w:rFonts w:ascii="Roboto" w:cs="Roboto" w:eastAsia="Roboto" w:hAnsi="Roboto"/>
          <w:vertAlign w:val="baseline"/>
          <w:rtl w:val="0"/>
        </w:rPr>
        <w:t xml:space="preserve">Il ne peut être transféré, que ce soit dans le même département, dans un département limitrophe, ou dans tout autre lieu quel qu’il soit, que par décision d’un ou plusieurs associés représentant plus de la moitié des parts sociales ou par décision du gérant seul. Cette décision sera retranscrite par un procès-verbal. </w:t>
      </w:r>
      <w:r w:rsidDel="00000000" w:rsidR="00000000" w:rsidRPr="00000000">
        <w:rPr>
          <w:rtl w:val="0"/>
        </w:rPr>
      </w:r>
    </w:p>
    <w:p w:rsidR="00000000" w:rsidDel="00000000" w:rsidP="00000000" w:rsidRDefault="00000000" w:rsidRPr="00000000" w14:paraId="0000005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3">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5 - DUREE</w:t>
      </w:r>
      <w:r w:rsidDel="00000000" w:rsidR="00000000" w:rsidRPr="00000000">
        <w:rPr>
          <w:rtl w:val="0"/>
        </w:rPr>
      </w:r>
    </w:p>
    <w:p w:rsidR="00000000" w:rsidDel="00000000" w:rsidP="00000000" w:rsidRDefault="00000000" w:rsidRPr="00000000" w14:paraId="0000005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durée de la Société est fixée à QUATRE VINGT DIX NEUF (99) ans à compter de la date de son immatriculation au Registre du Commerce et des Sociétés, sauf dissolution anticipée ou prorogation.</w:t>
      </w:r>
    </w:p>
    <w:p w:rsidR="00000000" w:rsidDel="00000000" w:rsidP="00000000" w:rsidRDefault="00000000" w:rsidRPr="00000000" w14:paraId="0000005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décisions de prorogation de la durée de la Société ou de dissolution anticipée sont prises par l'associé unique ou par décision collective extraordinaire des associés.</w:t>
      </w:r>
    </w:p>
    <w:p w:rsidR="00000000" w:rsidDel="00000000" w:rsidP="00000000" w:rsidRDefault="00000000" w:rsidRPr="00000000" w14:paraId="0000005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A">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6 - APPORTS</w:t>
      </w:r>
      <w:r w:rsidDel="00000000" w:rsidR="00000000" w:rsidRPr="00000000">
        <w:rPr>
          <w:rtl w:val="0"/>
        </w:rPr>
      </w:r>
    </w:p>
    <w:p w:rsidR="00000000" w:rsidDel="00000000" w:rsidP="00000000" w:rsidRDefault="00000000" w:rsidRPr="00000000" w14:paraId="0000005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Il a été apporté en numéraire :</w:t>
      </w:r>
    </w:p>
    <w:p w:rsidR="00000000" w:rsidDel="00000000" w:rsidP="00000000" w:rsidRDefault="00000000" w:rsidRPr="00000000" w14:paraId="0000005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le Docteur [prenom] [nom]     </w:t>
      </w:r>
      <w:sdt>
        <w:sdtPr>
          <w:id w:val="-6751629"/>
          <w:tag w:val="goog_rdk_10"/>
        </w:sdtPr>
        <w:sdtContent>
          <w:ins w:author="Albane Lallemand" w:id="5" w:date="2026-04-30T14:32:39Z">
            <w:r w:rsidDel="00000000" w:rsidR="00000000" w:rsidRPr="00000000">
              <w:rPr>
                <w:rFonts w:ascii="Roboto" w:cs="Roboto" w:eastAsia="Roboto" w:hAnsi="Roboto"/>
                <w:color w:val="000000"/>
                <w:vertAlign w:val="baseline"/>
                <w:rtl w:val="0"/>
              </w:rPr>
              <w:tab/>
            </w:r>
          </w:ins>
        </w:sdtContent>
      </w:sdt>
      <w:r w:rsidDel="00000000" w:rsidR="00000000" w:rsidRPr="00000000">
        <w:rPr>
          <w:rFonts w:ascii="Roboto" w:cs="Roboto" w:eastAsia="Roboto" w:hAnsi="Roboto"/>
          <w:color w:val="000000"/>
          <w:vertAlign w:val="baseline"/>
          <w:rtl w:val="0"/>
        </w:rPr>
        <w:t xml:space="preserve">  [capital_social]</w:t>
      </w:r>
      <w:sdt>
        <w:sdtPr>
          <w:id w:val="1688902791"/>
          <w:tag w:val="goog_rdk_11"/>
        </w:sdtPr>
        <w:sdtContent>
          <w:ins w:author="Albane Lallemand" w:id="6" w:date="2026-04-30T14:32:42Z">
            <w:r w:rsidDel="00000000" w:rsidR="00000000" w:rsidRPr="00000000">
              <w:rPr>
                <w:rFonts w:ascii="Roboto" w:cs="Roboto" w:eastAsia="Roboto" w:hAnsi="Roboto"/>
                <w:color w:val="000000"/>
                <w:vertAlign w:val="baseline"/>
                <w:rtl w:val="0"/>
              </w:rPr>
              <w:t xml:space="preserve"> euros</w:t>
            </w:r>
          </w:ins>
        </w:sdtContent>
      </w:sdt>
      <w:r w:rsidDel="00000000" w:rsidR="00000000" w:rsidRPr="00000000">
        <w:rPr>
          <w:rtl w:val="0"/>
        </w:rPr>
      </w:r>
    </w:p>
    <w:p w:rsidR="00000000" w:rsidDel="00000000" w:rsidP="00000000" w:rsidRDefault="00000000" w:rsidRPr="00000000" w14:paraId="0000005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Soit au total la somme de       </w:t>
      </w:r>
      <w:sdt>
        <w:sdtPr>
          <w:id w:val="74103889"/>
          <w:tag w:val="goog_rdk_12"/>
        </w:sdtPr>
        <w:sdtContent>
          <w:ins w:author="Albane Lallemand" w:id="7" w:date="2026-04-30T14:32:37Z"/>
          <w:sdt>
            <w:sdtPr>
              <w:id w:val="1255626521"/>
              <w:tag w:val="goog_rdk_13"/>
            </w:sdtPr>
            <w:sdtContent>
              <w:ins w:author="Albane Lallemand" w:id="7" w:date="2026-04-30T14:32:37Z">
                <w:r w:rsidDel="00000000" w:rsidR="00000000" w:rsidRPr="00000000">
                  <w:rPr>
                    <w:rFonts w:ascii="Roboto" w:cs="Roboto" w:eastAsia="Roboto" w:hAnsi="Roboto"/>
                    <w:rtl w:val="0"/>
                    <w:rPrChange w:author="Albane Lallemand" w:id="8" w:date="2026-04-30T14:32:37Z">
                      <w:rPr>
                        <w:rFonts w:ascii="Roboto" w:cs="Roboto" w:eastAsia="Roboto" w:hAnsi="Roboto"/>
                        <w:color w:val="000000"/>
                        <w:vertAlign w:val="baseline"/>
                      </w:rPr>
                    </w:rPrChange>
                  </w:rPr>
                  <w:tab/>
                  <w:tab/>
                </w:r>
              </w:ins>
            </w:sdtContent>
          </w:sdt>
          <w:ins w:author="Albane Lallemand" w:id="7" w:date="2026-04-30T14:32:37Z"/>
        </w:sdtContent>
      </w:sdt>
      <w:sdt>
        <w:sdtPr>
          <w:id w:val="1927752366"/>
          <w:tag w:val="goog_rdk_14"/>
        </w:sdtPr>
        <w:sdtContent>
          <w:del w:author="Albane Lallemand" w:id="7" w:date="2026-04-30T14:32:37Z"/>
          <w:sdt>
            <w:sdtPr>
              <w:id w:val="-1607079238"/>
              <w:tag w:val="goog_rdk_15"/>
            </w:sdtPr>
            <w:sdtContent>
              <w:del w:author="Albane Lallemand" w:id="7" w:date="2026-04-30T14:32:37Z">
                <w:r w:rsidDel="00000000" w:rsidR="00000000" w:rsidRPr="00000000">
                  <w:rPr>
                    <w:rFonts w:ascii="Roboto" w:cs="Roboto" w:eastAsia="Roboto" w:hAnsi="Roboto"/>
                    <w:rtl w:val="0"/>
                    <w:rPrChange w:author="Albane Lallemand" w:id="8" w:date="2026-04-30T14:32:37Z">
                      <w:rPr>
                        <w:rFonts w:ascii="Roboto" w:cs="Roboto" w:eastAsia="Roboto" w:hAnsi="Roboto"/>
                        <w:color w:val="000000"/>
                        <w:vertAlign w:val="baseline"/>
                      </w:rPr>
                    </w:rPrChange>
                  </w:rPr>
                  <w:delText xml:space="preserve"> </w:delText>
                </w:r>
              </w:del>
            </w:sdtContent>
          </w:sdt>
          <w:del w:author="Albane Lallemand" w:id="7" w:date="2026-04-30T14:32:37Z"/>
        </w:sdtContent>
      </w:sdt>
      <w:r w:rsidDel="00000000" w:rsidR="00000000" w:rsidRPr="00000000">
        <w:rPr>
          <w:rFonts w:ascii="Roboto" w:cs="Roboto" w:eastAsia="Roboto" w:hAnsi="Roboto"/>
          <w:color w:val="000000"/>
          <w:vertAlign w:val="baseline"/>
          <w:rtl w:val="0"/>
        </w:rPr>
        <w:t xml:space="preserve">[capital_social]</w:t>
      </w:r>
      <w:sdt>
        <w:sdtPr>
          <w:id w:val="-283854581"/>
          <w:tag w:val="goog_rdk_16"/>
        </w:sdtPr>
        <w:sdtContent>
          <w:ins w:author="Albane Lallemand" w:id="9" w:date="2026-04-30T14:32:48Z">
            <w:r w:rsidDel="00000000" w:rsidR="00000000" w:rsidRPr="00000000">
              <w:rPr>
                <w:rFonts w:ascii="Roboto" w:cs="Roboto" w:eastAsia="Roboto" w:hAnsi="Roboto"/>
                <w:color w:val="000000"/>
                <w:vertAlign w:val="baseline"/>
                <w:rtl w:val="0"/>
              </w:rPr>
              <w:t xml:space="preserve">euros</w:t>
            </w:r>
          </w:ins>
        </w:sdtContent>
      </w:sdt>
      <w:r w:rsidDel="00000000" w:rsidR="00000000" w:rsidRPr="00000000">
        <w:rPr>
          <w:rtl w:val="0"/>
        </w:rPr>
      </w:r>
    </w:p>
    <w:p w:rsidR="00000000" w:rsidDel="00000000" w:rsidP="00000000" w:rsidRDefault="00000000" w:rsidRPr="00000000" w14:paraId="0000006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b w:val="1"/>
          <w:bCs w:val="1"/>
          <w:color w:val="000000"/>
          <w:u w:val="single"/>
          <w:vertAlign w:val="baseline"/>
        </w:rPr>
      </w:pPr>
      <w:bookmarkStart w:colFirst="0" w:colLast="0" w:name="_heading=h.e57mgmlkxiet" w:id="0"/>
      <w:bookmarkEnd w:id="0"/>
      <w:r w:rsidDel="00000000" w:rsidR="00000000" w:rsidRPr="00000000">
        <w:rPr>
          <w:rFonts w:ascii="Roboto" w:cs="Roboto" w:eastAsia="Roboto" w:hAnsi="Roboto"/>
          <w:color w:val="000000"/>
          <w:vertAlign w:val="baseline"/>
          <w:rtl w:val="0"/>
        </w:rPr>
        <w:t xml:space="preserve">Cette somme a été dès avant ce jour, déposée au crédit d'un compte ouvert au nom de la Société dans les livres de la </w:t>
      </w:r>
      <w:sdt>
        <w:sdtPr>
          <w:id w:val="-1636108902"/>
          <w:tag w:val="goog_rdk_17"/>
        </w:sdtPr>
        <w:sdtContent>
          <w:commentRangeStart w:id="3"/>
        </w:sdtContent>
      </w:sdt>
      <w:r w:rsidDel="00000000" w:rsidR="00000000" w:rsidRPr="00000000">
        <w:rPr>
          <w:rFonts w:ascii="Roboto" w:cs="Roboto" w:eastAsia="Roboto" w:hAnsi="Roboto"/>
          <w:color w:val="000000"/>
          <w:vertAlign w:val="baseline"/>
          <w:rtl w:val="0"/>
        </w:rPr>
        <w:t xml:space="preserve">Banque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2">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63">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64">
      <w:pPr>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7 - CAPITAL SOCIAL</w:t>
      </w:r>
      <w:r w:rsidDel="00000000" w:rsidR="00000000" w:rsidRPr="00000000">
        <w:rPr>
          <w:rtl w:val="0"/>
        </w:rPr>
      </w:r>
    </w:p>
    <w:p w:rsidR="00000000" w:rsidDel="00000000" w:rsidP="00000000" w:rsidRDefault="00000000" w:rsidRPr="00000000" w14:paraId="00000065">
      <w:pPr>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66">
      <w:pPr>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capital social est fixé à [capital_lettres] ([capital_social]) euros, divisé en [nb_parts_total_lettres] ([nb_actions]) actions de [valeur_nominale_part_lettres] ([valeur_nominale_part]) chacune, entièrement libérées et attribuées comme suit : </w:t>
      </w:r>
    </w:p>
    <w:p w:rsidR="00000000" w:rsidDel="00000000" w:rsidP="00000000" w:rsidRDefault="00000000" w:rsidRPr="00000000" w14:paraId="0000006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68">
      <w:pPr>
        <w:numPr>
          <w:ilvl w:val="0"/>
          <w:numId w:val="5"/>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Docteur [prenom] [nom]</w:t>
        <w:tab/>
        <w:tab/>
        <w:tab/>
        <w:t xml:space="preserve">[nb_actions] actions </w:t>
      </w:r>
    </w:p>
    <w:p w:rsidR="00000000" w:rsidDel="00000000" w:rsidP="00000000" w:rsidRDefault="00000000" w:rsidRPr="00000000" w14:paraId="0000006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Soit un total de       [nb_actions] actions</w:t>
      </w:r>
    </w:p>
    <w:p w:rsidR="00000000" w:rsidDel="00000000" w:rsidP="00000000" w:rsidRDefault="00000000" w:rsidRPr="00000000" w14:paraId="0000006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8 – QUALITE DES ASSOCIES</w:t>
      </w:r>
    </w:p>
    <w:p w:rsidR="00000000" w:rsidDel="00000000" w:rsidP="00000000" w:rsidRDefault="00000000" w:rsidRPr="00000000" w14:paraId="0000006D">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capital et les droits de vote de la Société sont exclusivement détenus par les associés qui exercent la profession de médecin au sein des SEL dans lesquelles la Société détient des participations, et ce en application des dispositions de l’ordonnance n°2023-77 du 8 février 2023 qui exige que plus de la moitié du capital et des droits de vote soit détenue par des personnes exerçant la profession de médecin. </w:t>
      </w:r>
    </w:p>
    <w:p w:rsidR="00000000" w:rsidDel="00000000" w:rsidP="00000000" w:rsidRDefault="00000000" w:rsidRPr="00000000" w14:paraId="0000006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complément du capital social peut être détenu cumulativement ou individuellement par :</w:t>
      </w:r>
    </w:p>
    <w:p w:rsidR="00000000" w:rsidDel="00000000" w:rsidP="00000000" w:rsidRDefault="00000000" w:rsidRPr="00000000" w14:paraId="0000007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2">
      <w:pPr>
        <w:numPr>
          <w:ilvl w:val="0"/>
          <w:numId w:val="4"/>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Pendant un délai de dix ans, des personnes physiques qui, ayant cessé toute activité professionnelle, ont exercé cette profession au sein de la société ;</w:t>
      </w:r>
    </w:p>
    <w:p w:rsidR="00000000" w:rsidDel="00000000" w:rsidP="00000000" w:rsidRDefault="00000000" w:rsidRPr="00000000" w14:paraId="00000073">
      <w:pPr>
        <w:ind w:left="720" w:right="0" w:firstLine="0"/>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4">
      <w:pPr>
        <w:numPr>
          <w:ilvl w:val="0"/>
          <w:numId w:val="4"/>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ayants droit des personnes physiques mentionnées ci-dessus pendant un délai de cinq ans suivant leur décès ; </w:t>
      </w:r>
    </w:p>
    <w:p w:rsidR="00000000" w:rsidDel="00000000" w:rsidP="00000000" w:rsidRDefault="00000000" w:rsidRPr="00000000" w14:paraId="0000007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6">
      <w:pPr>
        <w:numPr>
          <w:ilvl w:val="0"/>
          <w:numId w:val="4"/>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Des personnes exerçant l'une des professions libérales de santé constituant l'objet social de la société.</w:t>
      </w:r>
    </w:p>
    <w:p w:rsidR="00000000" w:rsidDel="00000000" w:rsidP="00000000" w:rsidRDefault="00000000" w:rsidRPr="00000000" w14:paraId="0000007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8">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9 – AUGMENTATION ET REDUCTION DU CAPITAL</w:t>
      </w:r>
    </w:p>
    <w:p w:rsidR="00000000" w:rsidDel="00000000" w:rsidP="00000000" w:rsidRDefault="00000000" w:rsidRPr="00000000" w14:paraId="00000079">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7A">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9.1 Augmentation du capital</w:t>
      </w:r>
    </w:p>
    <w:p w:rsidR="00000000" w:rsidDel="00000000" w:rsidP="00000000" w:rsidRDefault="00000000" w:rsidRPr="00000000" w14:paraId="0000007B">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7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pourra, en vertu d’une décision collective des Associés ou de l’Associé unique, être augmenté en une ou plusieurs fois, par tous moyens et voies de droit, notamment par : </w:t>
      </w:r>
    </w:p>
    <w:p w:rsidR="00000000" w:rsidDel="00000000" w:rsidP="00000000" w:rsidRDefault="00000000" w:rsidRPr="00000000" w14:paraId="0000007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7E">
      <w:pPr>
        <w:numPr>
          <w:ilvl w:val="0"/>
          <w:numId w:val="3"/>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création d’actions nouvelles attribuées en représentation d’apports en nature ou en numéraire ;</w:t>
      </w:r>
    </w:p>
    <w:p w:rsidR="00000000" w:rsidDel="00000000" w:rsidP="00000000" w:rsidRDefault="00000000" w:rsidRPr="00000000" w14:paraId="0000007F">
      <w:pPr>
        <w:ind w:left="720" w:right="0" w:firstLine="0"/>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0">
      <w:pPr>
        <w:numPr>
          <w:ilvl w:val="0"/>
          <w:numId w:val="3"/>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L’augmentation du montant du nominal de celles existant déjà, en cas d’incorporation au capital de bénéfices, reports à nouveau, primes d’émission ou réserves disponibles.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L’augmentation de capital par la Société ne peut avoir pour effet de contrevenir aux stipulations de l’article 8 des présents statuts.</w:t>
      </w:r>
    </w:p>
    <w:p w:rsidR="00000000" w:rsidDel="00000000" w:rsidP="00000000" w:rsidRDefault="00000000" w:rsidRPr="00000000" w14:paraId="0000008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attributions d’actions nouvelles, s’ils n’ont pas déjà la qualité d’associé, devront être agréés dans les conditions fixées par l’article 10.1 des statuts pour les cessions d’actions. Les attributaires doivent solliciter leur agrément au moment de leur souscription.</w:t>
      </w:r>
    </w:p>
    <w:p w:rsidR="00000000" w:rsidDel="00000000" w:rsidP="00000000" w:rsidRDefault="00000000" w:rsidRPr="00000000" w14:paraId="0000008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actions nouvelles doivent être entièrement libérées et réparties dès leur création.</w:t>
      </w:r>
    </w:p>
    <w:p w:rsidR="00000000" w:rsidDel="00000000" w:rsidP="00000000" w:rsidRDefault="00000000" w:rsidRPr="00000000" w14:paraId="0000008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9.2 Réduction du capital</w:t>
      </w:r>
    </w:p>
    <w:p w:rsidR="00000000" w:rsidDel="00000000" w:rsidP="00000000" w:rsidRDefault="00000000" w:rsidRPr="00000000" w14:paraId="00000089">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capital social peut être réduit, en vertu d’une décision collective extraordinaire des associés ou de l’associé unique, par voie de réduction du nombre des actions ou de leur valeur nominale et suivant les modalités des dispositions légales et réglementaires en vigueur.</w:t>
      </w:r>
    </w:p>
    <w:p w:rsidR="00000000" w:rsidDel="00000000" w:rsidP="00000000" w:rsidRDefault="00000000" w:rsidRPr="00000000" w14:paraId="0000008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C">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8D">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10 - CESSION ET TRANSMISSION DES ACTIONS </w:t>
      </w:r>
      <w:r w:rsidDel="00000000" w:rsidR="00000000" w:rsidRPr="00000000">
        <w:rPr>
          <w:rtl w:val="0"/>
        </w:rPr>
      </w:r>
    </w:p>
    <w:p w:rsidR="00000000" w:rsidDel="00000000" w:rsidP="00000000" w:rsidRDefault="00000000" w:rsidRPr="00000000" w14:paraId="0000008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vertAlign w:val="baseline"/>
        </w:rPr>
      </w:pPr>
      <w:r w:rsidDel="00000000" w:rsidR="00000000" w:rsidRPr="00000000">
        <w:rPr>
          <w:rFonts w:ascii="Roboto" w:cs="Roboto" w:eastAsia="Roboto" w:hAnsi="Roboto"/>
          <w:vertAlign w:val="baseline"/>
          <w:rtl w:val="0"/>
        </w:rPr>
        <w:t xml:space="preserve">Les actions ne peuvent être transmises ou cédées qu’au profit d’une personne justifiant de l’une des qualités énoncées à l’article 8 des présents statuts. Cette réserve vaut pour tous les cas de transmission ou de cession.</w:t>
      </w:r>
    </w:p>
    <w:p w:rsidR="00000000" w:rsidDel="00000000" w:rsidP="00000000" w:rsidRDefault="00000000" w:rsidRPr="00000000" w14:paraId="00000090">
      <w:pPr>
        <w:jc w:val="both"/>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10.1 Clause d’agrément</w:t>
      </w:r>
    </w:p>
    <w:p w:rsidR="00000000" w:rsidDel="00000000" w:rsidP="00000000" w:rsidRDefault="00000000" w:rsidRPr="00000000" w14:paraId="00000092">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Toutes les cessions d’actions, y compris entre Associés, entre conjoints et entre ascendants et descendants sont obligatoirement soumises à la présente clause d’agrément, sauf transmission pour cause de décès ou lorsque le capital est détenu par un Associé unique.</w:t>
      </w:r>
    </w:p>
    <w:p w:rsidR="00000000" w:rsidDel="00000000" w:rsidP="00000000" w:rsidRDefault="00000000" w:rsidRPr="00000000" w14:paraId="0000009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L’agrément est donné par la majorité des trois quarts des actions de la Société, actions du cédant, et éventuelles actions du cessionnaire comprises, les votes correspondant à ces deux derniers types de actions étant automatiquement considérés comme en faveur de l’agrément, même si leurs titulaires ne sont pas en mesure d’exprimer leur vote.</w:t>
      </w:r>
    </w:p>
    <w:p w:rsidR="00000000" w:rsidDel="00000000" w:rsidP="00000000" w:rsidRDefault="00000000" w:rsidRPr="00000000" w14:paraId="0000009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Pour obtenir cet agrément, l’Associé qui veut transmettre tout ou partie des actions qu’il détient doit notifier son projet à la Société et aux Associés en indiquant le nom, prénoms, profession et domicile du cessionnaire proposé, le nombre d’actions qu’il désire transmettre et, s’il s’agit d’une vente, le prix convenu. Cette notification doit être effectuée par acte extrajudiciaire ou par lettre recommandée avec demande d’avis de réception.</w:t>
      </w:r>
    </w:p>
    <w:p w:rsidR="00000000" w:rsidDel="00000000" w:rsidP="00000000" w:rsidRDefault="00000000" w:rsidRPr="00000000" w14:paraId="0000009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Dans les quinze jours à compter de la notification du projet de cession, le président convoque l’assemblée des Associés pour qu’elle délibère sur le projet de cession ou consulte les Associés par écrit sur ledit projet.</w:t>
      </w:r>
    </w:p>
    <w:p w:rsidR="00000000" w:rsidDel="00000000" w:rsidP="00000000" w:rsidRDefault="00000000" w:rsidRPr="00000000" w14:paraId="0000009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décision des Associés n’a pas à être motivée. Elle est notifiée, dès son prononcé, au cédant, par le président, par lettre recommandée avec demande d’avis de réception.</w:t>
      </w:r>
    </w:p>
    <w:p w:rsidR="00000000" w:rsidDel="00000000" w:rsidP="00000000" w:rsidRDefault="00000000" w:rsidRPr="00000000" w14:paraId="0000009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le cessionnaire proposé est agréé, la cession doit être régularisée dans le délai maximal de 90 jours à partir de la notification de la décision des Associés, à défaut de quoi, une nouvelle demande d’agrément serait nécessaire.</w:t>
      </w:r>
    </w:p>
    <w:p w:rsidR="00000000" w:rsidDel="00000000" w:rsidP="00000000" w:rsidRDefault="00000000" w:rsidRPr="00000000" w14:paraId="0000009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la société n’a pas fait connaître sa décision dans le délai de 30 jours à compter de la notification du projet faite par le cédant, le consentement à la cession est réputé acquis.</w:t>
      </w:r>
    </w:p>
    <w:p w:rsidR="00000000" w:rsidDel="00000000" w:rsidP="00000000" w:rsidRDefault="00000000" w:rsidRPr="00000000" w14:paraId="000000A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la société a refusé de consentir à la cession, le cédant peut, dans un délai de 15 jours de la notification de refus qui lui est faite, signifier par lettre recommandée avec demande d’avis de réception, adressé à la Société, qu’il renonce à son projet de cession.</w:t>
      </w:r>
    </w:p>
    <w:p w:rsidR="00000000" w:rsidDel="00000000" w:rsidP="00000000" w:rsidRDefault="00000000" w:rsidRPr="00000000" w14:paraId="000000A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 défaut de renonciation de la part du cédant, la Société est tenu dans un délais de trois mois à compter de son refus effectif ou réputé acquis, d’acquérir ou de faire acquérir les actions.</w:t>
      </w:r>
    </w:p>
    <w:p w:rsidR="00000000" w:rsidDel="00000000" w:rsidP="00000000" w:rsidRDefault="00000000" w:rsidRPr="00000000" w14:paraId="000000A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à l’expiration du délai imparti, la Société n’a pas racheté ou fait racheter les actions, l’Associé cédant peut réaliser la cession initialement prévue.</w:t>
      </w:r>
    </w:p>
    <w:p w:rsidR="00000000" w:rsidDel="00000000" w:rsidP="00000000" w:rsidRDefault="00000000" w:rsidRPr="00000000" w14:paraId="000000A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peut également, avec le consentement de l’Associé candidat cédant, décider, dans le même délai, de réduire son capital du montant de la valeur nominale des actions dont la cession est proposée, et racheter celles-ci.</w:t>
      </w:r>
    </w:p>
    <w:p w:rsidR="00000000" w:rsidDel="00000000" w:rsidP="00000000" w:rsidRDefault="00000000" w:rsidRPr="00000000" w14:paraId="000000A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procédure d’agrément peut être substituée par un acte unanime des Associés agréant la cession.</w:t>
      </w:r>
    </w:p>
    <w:p w:rsidR="00000000" w:rsidDel="00000000" w:rsidP="00000000" w:rsidRDefault="00000000" w:rsidRPr="00000000" w14:paraId="000000A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 w:val="left" w:leader="none" w:pos="1260"/>
          <w:tab w:val="left" w:leader="none" w:pos="1620"/>
          <w:tab w:val="left" w:leader="none" w:pos="234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À défaut d'accord entre les parties, le prix des actions est fixé dans les conditions prévues à l'article 1843-4 du Code civil.</w:t>
      </w:r>
    </w:p>
    <w:p w:rsidR="00000000" w:rsidDel="00000000" w:rsidP="00000000" w:rsidRDefault="00000000" w:rsidRPr="00000000" w14:paraId="000000AC">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AE">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10.2 Formalités</w:t>
      </w:r>
    </w:p>
    <w:p w:rsidR="00000000" w:rsidDel="00000000" w:rsidP="00000000" w:rsidRDefault="00000000" w:rsidRPr="00000000" w14:paraId="000000AF">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B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 cession d’actions doit être constatée par un acte notarié ou sous seing privé.</w:t>
      </w:r>
    </w:p>
    <w:p w:rsidR="00000000" w:rsidDel="00000000" w:rsidP="00000000" w:rsidRDefault="00000000" w:rsidRPr="00000000" w14:paraId="000000B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B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Pour être opposable à la Société, elle doit lui être signifiée par exploit d'huissier ou être acceptée par elle dans un acte notarié. La signification peut être remplacée par le dépôt d'un original de l'acte de cession au siège social contre remise par le président d'une attestation de ce dépôt.</w:t>
      </w:r>
    </w:p>
    <w:p w:rsidR="00000000" w:rsidDel="00000000" w:rsidP="00000000" w:rsidRDefault="00000000" w:rsidRPr="00000000" w14:paraId="000000B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B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Pour être opposable aux tiers, elle doit en outre avoir été déposée au greffe, en annexe au Registre du commerce et des Sociétés.</w:t>
      </w:r>
    </w:p>
    <w:p w:rsidR="00000000" w:rsidDel="00000000" w:rsidP="00000000" w:rsidRDefault="00000000" w:rsidRPr="00000000" w14:paraId="000000B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B6">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de dissolution de la communauté de biens existant entre l'associé unique et son conjoint, ou en cas de décès de l’associé unique, la Société continue de plein droit, que dans la mesure où le conjoint s’étant vu attribués les actions ou l’un des héritiers a la qualité d’associé conformément à l’article 8 des présents statuts. La Société continue soit sous la forme d'une Société Unipersonnelle [forme_sociale] si la totalité des actions est attribuée à l'un des époux, soit sous la forme d'une Société [forme_sociale] pluripersonnelle si les actions sont partagées entre les époux.</w:t>
      </w:r>
    </w:p>
    <w:p w:rsidR="00000000" w:rsidDel="00000000" w:rsidP="00000000" w:rsidRDefault="00000000" w:rsidRPr="00000000" w14:paraId="000000B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Article 10.3 - Transmission par décès </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décès de l’associé unique, la société ne continue avec ses héritiers que dans la mesure où un ou plusieurs d’entre eux ont la qualité d’associés conformément à l’article 8 des présents statuts.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ayants droit d'un associé décédé ne pourront conserver les parts de la Société que pendant un délai de cinq ans à compter du décès.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Lorsque, à l'expiration du délai de cinq ans à compter du décès de leur auteur, les héritiers et ayants droit n'ont pas cédé les parts qu'ils détiennent, la Société peut, nonobstant leur opposition, décider de réduire son capital et de les racheter.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Les dispositions de l'alinéa qui précède ne sont pas applicables aux héritiers et ayants droit qui, au jour du décès de leur auteur, sont déjà membres de la Société ni à ceux qui acquièrent la qualité d'associé professionnel avant l'expiration du délai visé à cet alinéa.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En cas de décès d'un ayant droit, d'un professionnel assimilé ou d'un associé externe, ses parts sont librement transmises au profit de toute personne qui est déjà membre de la Société.</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Tous autres héritiers ou ayants droit ne deviennent associés que s'ils reçoivent l'agrément de la majorité des trois quarts des actions de la Société.</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Article 10.4 Nullité des cessions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Toutes les cessions ou transmissions d’actions effectuées en violation des dispositions de l’article 10 des présents statuts sont nulles.</w:t>
      </w:r>
    </w:p>
    <w:p w:rsidR="00000000" w:rsidDel="00000000" w:rsidP="00000000" w:rsidRDefault="00000000" w:rsidRPr="00000000" w14:paraId="000000C8">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0C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CA">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11 - COMPTES COURANTS</w:t>
      </w:r>
      <w:r w:rsidDel="00000000" w:rsidR="00000000" w:rsidRPr="00000000">
        <w:rPr>
          <w:rtl w:val="0"/>
        </w:rPr>
      </w:r>
    </w:p>
    <w:p w:rsidR="00000000" w:rsidDel="00000000" w:rsidP="00000000" w:rsidRDefault="00000000" w:rsidRPr="00000000" w14:paraId="000000C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C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Outre leurs apports, l'associé unique ou les associés pourront verser ou laisser à disposition de la Société toutes sommes dont elle pourrait avoir besoin. Ces sommes seront inscrites au crédit d'un compte ouvert au nom de l'associé.</w:t>
      </w:r>
    </w:p>
    <w:p w:rsidR="00000000" w:rsidDel="00000000" w:rsidP="00000000" w:rsidRDefault="00000000" w:rsidRPr="00000000" w14:paraId="000000C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C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comptes courants ne doivent jamais être débiteurs et la Société a la faculté d'en rembourser tout ou partie, après avis donné par écrit un mois à l'avance, sauf stipulation contraire.</w:t>
      </w:r>
    </w:p>
    <w:p w:rsidR="00000000" w:rsidDel="00000000" w:rsidP="00000000" w:rsidRDefault="00000000" w:rsidRPr="00000000" w14:paraId="000000C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1">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12 – PRESIDENT</w:t>
      </w:r>
    </w:p>
    <w:p w:rsidR="00000000" w:rsidDel="00000000" w:rsidP="00000000" w:rsidRDefault="00000000" w:rsidRPr="00000000" w14:paraId="000000D2">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D3">
      <w:pPr>
        <w:jc w:val="both"/>
        <w:rPr>
          <w:rFonts w:ascii="Roboto" w:cs="Roboto" w:eastAsia="Roboto" w:hAnsi="Roboto"/>
          <w:color w:val="000000"/>
          <w:vertAlign w:val="baseline"/>
        </w:rPr>
      </w:pPr>
      <w:r w:rsidDel="00000000" w:rsidR="00000000" w:rsidRPr="00000000">
        <w:rPr>
          <w:rFonts w:ascii="Roboto" w:cs="Roboto" w:eastAsia="Roboto" w:hAnsi="Roboto"/>
          <w:color w:val="000000"/>
          <w:u w:val="single"/>
          <w:vertAlign w:val="baseline"/>
          <w:rtl w:val="0"/>
        </w:rPr>
        <w:t xml:space="preserve">NOMINATION ET POUVOIRS</w:t>
      </w:r>
      <w:r w:rsidDel="00000000" w:rsidR="00000000" w:rsidRPr="00000000">
        <w:rPr>
          <w:rtl w:val="0"/>
        </w:rPr>
      </w:r>
    </w:p>
    <w:p w:rsidR="00000000" w:rsidDel="00000000" w:rsidP="00000000" w:rsidRDefault="00000000" w:rsidRPr="00000000" w14:paraId="000000D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est administrée par un président, personne physique, Associé de la Société, exerçant la médecine et associé au sein des sociétés d’exercice libéral dans lesquelles la Société détient des actions.</w:t>
      </w:r>
    </w:p>
    <w:p w:rsidR="00000000" w:rsidDel="00000000" w:rsidP="00000000" w:rsidRDefault="00000000" w:rsidRPr="00000000" w14:paraId="000000D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président est désigné par l'associé unique ou, en cas de pluralité d'associés, par les associés représentant plus de la moitié des actions.</w:t>
      </w:r>
    </w:p>
    <w:p w:rsidR="00000000" w:rsidDel="00000000" w:rsidP="00000000" w:rsidRDefault="00000000" w:rsidRPr="00000000" w14:paraId="000000D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Dans les rapports avec les tiers, les pouvoirs du président sont les plus étendus pour agir en toute circonstance au nom de la Société, dans la limite de l’objet social et sous réserve des pouvoirs que la loi attribue expressément à l'associé unique ou aux associés.</w:t>
      </w:r>
    </w:p>
    <w:p w:rsidR="00000000" w:rsidDel="00000000" w:rsidP="00000000" w:rsidRDefault="00000000" w:rsidRPr="00000000" w14:paraId="000000D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Dans les rapports avec les tiers, la société est engagée même par les actes du Président qui ne relèvent pas de I'objet social, à moins qu'elle ne prouve que les tiers savaient que I'acte dépassait cet obiet ou qu'ils ne pouvaíent l'ignorer compte tenu des circonstances, étant exclu que seule la publication des statuts suffise à constituer une preuve.</w:t>
      </w:r>
    </w:p>
    <w:p w:rsidR="00000000" w:rsidDel="00000000" w:rsidP="00000000" w:rsidRDefault="00000000" w:rsidRPr="00000000" w14:paraId="000000D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Sur le plan interne, le président peut faire tous les actes de gestion conformes à l'intérêt de la Société. </w:t>
      </w:r>
    </w:p>
    <w:p w:rsidR="00000000" w:rsidDel="00000000" w:rsidP="00000000" w:rsidRDefault="00000000" w:rsidRPr="00000000" w14:paraId="000000D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D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président est révocable par décision de l'associé unique ou, en cas de pluralité d'associés, par décision des associés représentant plus de la moitié des actions.</w:t>
      </w:r>
    </w:p>
    <w:p w:rsidR="00000000" w:rsidDel="00000000" w:rsidP="00000000" w:rsidRDefault="00000000" w:rsidRPr="00000000" w14:paraId="000000E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L’Associé Unique, </w:t>
      </w:r>
      <w:sdt>
        <w:sdtPr>
          <w:id w:val="-1577427341"/>
          <w:tag w:val="goog_rdk_18"/>
        </w:sdtPr>
        <w:sdtContent>
          <w:commentRangeStart w:id="4"/>
        </w:sdtContent>
      </w:sdt>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Monsieur </w:t>
      </w:r>
      <w:commentRangeEnd w:id="4"/>
      <w:r w:rsidDel="00000000" w:rsidR="00000000" w:rsidRPr="00000000">
        <w:commentReference w:id="4"/>
      </w: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[prenom] [nom],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Demeurant </w:t>
      </w:r>
      <w:sdt>
        <w:sdtPr>
          <w:id w:val="-998495042"/>
          <w:tag w:val="goog_rdk_19"/>
        </w:sdtPr>
        <w:sdtContent>
          <w:commentRangeStart w:id="5"/>
        </w:sdtContent>
      </w:sdt>
      <w:r w:rsidDel="00000000" w:rsidR="00000000" w:rsidRPr="00000000">
        <w:rPr>
          <w:rFonts w:ascii="Roboto" w:cs="Roboto" w:eastAsia="Roboto" w:hAnsi="Roboto"/>
          <w:b w:val="0"/>
          <w:bCs w:val="0"/>
          <w:i w:val="0"/>
          <w:iCs w:val="0"/>
          <w:smallCaps w:val="0"/>
          <w:strike w:val="0"/>
          <w:color w:val="000000"/>
          <w:sz w:val="20"/>
          <w:szCs w:val="20"/>
          <w:highlight w:val="yellow"/>
          <w:u w:val="none"/>
          <w:vertAlign w:val="baseline"/>
          <w:rtl w:val="0"/>
        </w:rPr>
        <w:t xml:space="preserve">8, rue Pierre Demours - 75017 - PARIS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 w:val="left" w:leader="none" w:pos="1220"/>
        </w:tabs>
        <w:spacing w:after="0" w:before="0" w:line="240" w:lineRule="auto"/>
        <w:ind w:left="0" w:right="0" w:firstLine="0"/>
        <w:jc w:val="both"/>
        <w:rPr>
          <w:rFonts w:ascii="Roboto" w:cs="Roboto" w:eastAsia="Roboto" w:hAnsi="Roboto"/>
          <w:b w:val="0"/>
          <w:bCs w:val="0"/>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0"/>
          <w:szCs w:val="20"/>
          <w:u w:val="none"/>
          <w:shd w:fill="auto" w:val="clear"/>
          <w:vertAlign w:val="baseline"/>
          <w:rtl w:val="0"/>
        </w:rPr>
        <w:t xml:space="preserve">est nommé président de la Société et ce pour une durée illimitée.</w:t>
      </w:r>
    </w:p>
    <w:p w:rsidR="00000000" w:rsidDel="00000000" w:rsidP="00000000" w:rsidRDefault="00000000" w:rsidRPr="00000000" w14:paraId="000000E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E6">
      <w:pPr>
        <w:jc w:val="both"/>
        <w:rPr>
          <w:rFonts w:ascii="Roboto" w:cs="Roboto" w:eastAsia="Roboto" w:hAnsi="Roboto"/>
          <w:color w:val="000000"/>
          <w:u w:val="single"/>
          <w:vertAlign w:val="baseline"/>
        </w:rPr>
      </w:pPr>
      <w:r w:rsidDel="00000000" w:rsidR="00000000" w:rsidRPr="00000000">
        <w:rPr>
          <w:rFonts w:ascii="Roboto" w:cs="Roboto" w:eastAsia="Roboto" w:hAnsi="Roboto"/>
          <w:color w:val="000000"/>
          <w:u w:val="single"/>
          <w:vertAlign w:val="baseline"/>
          <w:rtl w:val="0"/>
        </w:rPr>
        <w:t xml:space="preserve">REMUNERATION</w:t>
      </w:r>
    </w:p>
    <w:p w:rsidR="00000000" w:rsidDel="00000000" w:rsidP="00000000" w:rsidRDefault="00000000" w:rsidRPr="00000000" w14:paraId="000000E7">
      <w:pPr>
        <w:jc w:val="both"/>
        <w:rPr>
          <w:rFonts w:ascii="Roboto" w:cs="Roboto" w:eastAsia="Roboto" w:hAnsi="Roboto"/>
          <w:color w:val="000000"/>
          <w:u w:val="single"/>
          <w:vertAlign w:val="baseline"/>
        </w:rPr>
      </w:pPr>
      <w:bookmarkStart w:colFirst="0" w:colLast="0" w:name="_heading=h.c2ghk5xwlam2" w:id="1"/>
      <w:bookmarkEnd w:id="1"/>
      <w:r w:rsidDel="00000000" w:rsidR="00000000" w:rsidRPr="00000000">
        <w:rPr>
          <w:rtl w:val="0"/>
        </w:rPr>
      </w:r>
    </w:p>
    <w:p w:rsidR="00000000" w:rsidDel="00000000" w:rsidP="00000000" w:rsidRDefault="00000000" w:rsidRPr="00000000" w14:paraId="000000E8">
      <w:pPr>
        <w:jc w:val="both"/>
        <w:rPr>
          <w:rFonts w:ascii="Roboto" w:cs="Roboto" w:eastAsia="Roboto" w:hAnsi="Roboto"/>
          <w:color w:val="000000"/>
          <w:vertAlign w:val="baseline"/>
        </w:rPr>
      </w:pPr>
      <w:bookmarkStart w:colFirst="0" w:colLast="0" w:name="_heading=h.ap2ksxuycmsd" w:id="2"/>
      <w:bookmarkEnd w:id="2"/>
      <w:r w:rsidDel="00000000" w:rsidR="00000000" w:rsidRPr="00000000">
        <w:rPr>
          <w:rFonts w:ascii="Roboto" w:cs="Roboto" w:eastAsia="Roboto" w:hAnsi="Roboto"/>
          <w:color w:val="000000"/>
          <w:vertAlign w:val="baseline"/>
          <w:rtl w:val="0"/>
        </w:rPr>
        <w:t xml:space="preserve">La rémunération du Président se divise en deux parties : </w:t>
      </w:r>
      <w:r w:rsidDel="00000000" w:rsidR="00000000" w:rsidRPr="00000000">
        <w:rPr>
          <w:rFonts w:ascii="Arial" w:cs="Arial" w:eastAsia="Arial" w:hAnsi="Arial"/>
          <w:color w:val="222222"/>
          <w:highlight w:val="white"/>
          <w:vertAlign w:val="baseline"/>
          <w:rtl w:val="0"/>
        </w:rPr>
        <w:t xml:space="preserve">une correspondant à la rémunération de ses fonctions techniques et une autre au titre de son mandat social dans la société.</w:t>
      </w:r>
      <w:r w:rsidDel="00000000" w:rsidR="00000000" w:rsidRPr="00000000">
        <w:rPr>
          <w:rFonts w:ascii="Roboto" w:cs="Roboto" w:eastAsia="Roboto" w:hAnsi="Roboto"/>
          <w:color w:val="000000"/>
          <w:vertAlign w:val="baseline"/>
          <w:rtl w:val="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0E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E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Outre sa rémunération, le président sera remboursé, sur justificatifs, de ses frais de déplacement et de représentation.</w:t>
      </w:r>
    </w:p>
    <w:p w:rsidR="00000000" w:rsidDel="00000000" w:rsidP="00000000" w:rsidRDefault="00000000" w:rsidRPr="00000000" w14:paraId="000000EB">
      <w:pPr>
        <w:jc w:val="both"/>
        <w:rPr>
          <w:rFonts w:ascii="Roboto" w:cs="Roboto" w:eastAsia="Roboto" w:hAnsi="Roboto"/>
          <w:color w:val="000000"/>
          <w:vertAlign w:val="baseline"/>
        </w:rPr>
      </w:pPr>
      <w:bookmarkStart w:colFirst="0" w:colLast="0" w:name="_heading=h.2mz35prcqru7" w:id="3"/>
      <w:bookmarkEnd w:id="3"/>
      <w:r w:rsidDel="00000000" w:rsidR="00000000" w:rsidRPr="00000000">
        <w:rPr>
          <w:rtl w:val="0"/>
        </w:rPr>
      </w:r>
    </w:p>
    <w:p w:rsidR="00000000" w:rsidDel="00000000" w:rsidP="00000000" w:rsidRDefault="00000000" w:rsidRPr="00000000" w14:paraId="000000EC">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13 - DIRECTEURS GENERAUX</w:t>
      </w:r>
    </w:p>
    <w:p w:rsidR="00000000" w:rsidDel="00000000" w:rsidP="00000000" w:rsidRDefault="00000000" w:rsidRPr="00000000" w14:paraId="000000ED">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0EE">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13-1 - DESIGNATION</w:t>
      </w:r>
    </w:p>
    <w:p w:rsidR="00000000" w:rsidDel="00000000" w:rsidP="00000000" w:rsidRDefault="00000000" w:rsidRPr="00000000" w14:paraId="000000EF">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F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ou les Directeurs généraux sont des personnes physiques, choisis parmi des professionnels exerçants réalisant leur activité au sein de la société dans lesquelles la société de participations financières de professions libérales détient des participations.</w:t>
      </w:r>
    </w:p>
    <w:p w:rsidR="00000000" w:rsidDel="00000000" w:rsidP="00000000" w:rsidRDefault="00000000" w:rsidRPr="00000000" w14:paraId="000000F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0F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peut être lié par un contrat de travail à condition que ce contrat corresponde à un emploi effectif.</w:t>
      </w:r>
    </w:p>
    <w:p w:rsidR="00000000" w:rsidDel="00000000" w:rsidP="00000000" w:rsidRDefault="00000000" w:rsidRPr="00000000" w14:paraId="000000F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6">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devra être désigné parmi les associés exerçant la profession au sein de la société faisant l’objet de la prise de participations.</w:t>
      </w:r>
    </w:p>
    <w:p w:rsidR="00000000" w:rsidDel="00000000" w:rsidP="00000000" w:rsidRDefault="00000000" w:rsidRPr="00000000" w14:paraId="000000F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8">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13-2 - DUREE</w:t>
      </w:r>
    </w:p>
    <w:p w:rsidR="00000000" w:rsidDel="00000000" w:rsidP="00000000" w:rsidRDefault="00000000" w:rsidRPr="00000000" w14:paraId="000000F9">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0F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durée des fonctions du Directeur Général est fixée dans la décision de nomination.</w:t>
      </w:r>
    </w:p>
    <w:p w:rsidR="00000000" w:rsidDel="00000000" w:rsidP="00000000" w:rsidRDefault="00000000" w:rsidRPr="00000000" w14:paraId="000000F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Toutefois, en cas de cessation des fonctions du Président, le Directeur Général conserve ses fonctions jusqu'à la nomination du nouveau Président, sauf décision contraire des associés.</w:t>
      </w:r>
    </w:p>
    <w:p w:rsidR="00000000" w:rsidDel="00000000" w:rsidP="00000000" w:rsidRDefault="00000000" w:rsidRPr="00000000" w14:paraId="000000F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0F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fonctions de Directeur Général prennent fin soit par le décès, la démission, la révocation, l'expiration de son mandat, soit par l'ouverture d'une procédure de redressement ou de liquidation judiciaire.</w:t>
      </w:r>
    </w:p>
    <w:p w:rsidR="00000000" w:rsidDel="00000000" w:rsidP="00000000" w:rsidRDefault="00000000" w:rsidRPr="00000000" w14:paraId="000000F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peut démissionner de son mandat sous réserve de respecter un préavis de 15 jours, lequel pourra être réduit lors de la consultation de la collectivité des actionnaires qui aura à statuer sur le remplacement du Président démissionnaire.</w:t>
      </w:r>
    </w:p>
    <w:p w:rsidR="00000000" w:rsidDel="00000000" w:rsidP="00000000" w:rsidRDefault="00000000" w:rsidRPr="00000000" w14:paraId="0000010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3">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13-3 - REVOCATION</w:t>
      </w:r>
    </w:p>
    <w:p w:rsidR="00000000" w:rsidDel="00000000" w:rsidP="00000000" w:rsidRDefault="00000000" w:rsidRPr="00000000" w14:paraId="00000104">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10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peut être révoqué à tout moment, sans juste motif, par décision de la collectivité des associés, sur proposition du Président, prise à la majorité simple.</w:t>
      </w:r>
    </w:p>
    <w:p w:rsidR="00000000" w:rsidDel="00000000" w:rsidP="00000000" w:rsidRDefault="00000000" w:rsidRPr="00000000" w14:paraId="0000010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Cette révocation n'ouvre droit à aucune indemnisation.</w:t>
      </w:r>
    </w:p>
    <w:p w:rsidR="00000000" w:rsidDel="00000000" w:rsidP="00000000" w:rsidRDefault="00000000" w:rsidRPr="00000000" w14:paraId="0000010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outre le Directeur Général sera révoqué de plein droit, sans indemnisation dans les cas suivants :</w:t>
      </w:r>
    </w:p>
    <w:p w:rsidR="00000000" w:rsidDel="00000000" w:rsidP="00000000" w:rsidRDefault="00000000" w:rsidRPr="00000000" w14:paraId="0000010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w:t>
        <w:tab/>
        <w:t xml:space="preserve">Interdiction de diriger, gérer, administrer, ou contrôler une entreprise ou personne morale, incapacité ou faillite personnelle du Directeur Général personne physique ; </w:t>
      </w:r>
    </w:p>
    <w:p w:rsidR="00000000" w:rsidDel="00000000" w:rsidP="00000000" w:rsidRDefault="00000000" w:rsidRPr="00000000" w14:paraId="0000010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w:t>
        <w:tab/>
        <w:t xml:space="preserve">Exclusion du Directeur Général Associé,</w:t>
      </w:r>
    </w:p>
    <w:p w:rsidR="00000000" w:rsidDel="00000000" w:rsidP="00000000" w:rsidRDefault="00000000" w:rsidRPr="00000000" w14:paraId="0000010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w:t>
        <w:tab/>
        <w:t xml:space="preserve">Interdiction définitive d'exercer la profession de médecin.</w:t>
      </w:r>
    </w:p>
    <w:p w:rsidR="00000000" w:rsidDel="00000000" w:rsidP="00000000" w:rsidRDefault="00000000" w:rsidRPr="00000000" w14:paraId="0000010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0F">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13-4 - REMUNERATION</w:t>
      </w:r>
    </w:p>
    <w:p w:rsidR="00000000" w:rsidDel="00000000" w:rsidP="00000000" w:rsidRDefault="00000000" w:rsidRPr="00000000" w14:paraId="00000110">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11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peut recevoir une rémunération qui se divise en deux parties : </w:t>
      </w:r>
      <w:r w:rsidDel="00000000" w:rsidR="00000000" w:rsidRPr="00000000">
        <w:rPr>
          <w:rFonts w:ascii="Arial" w:cs="Arial" w:eastAsia="Arial" w:hAnsi="Arial"/>
          <w:color w:val="222222"/>
          <w:highlight w:val="white"/>
          <w:vertAlign w:val="baseline"/>
          <w:rtl w:val="0"/>
        </w:rPr>
        <w:t xml:space="preserve">une correspondant à la rémunération de ses fonctions techniques et une autre au titre de son mandat social dans la société.</w:t>
      </w:r>
      <w:r w:rsidDel="00000000" w:rsidR="00000000" w:rsidRPr="00000000">
        <w:rPr>
          <w:rFonts w:ascii="Roboto" w:cs="Roboto" w:eastAsia="Roboto" w:hAnsi="Roboto"/>
          <w:vertAlign w:val="baseline"/>
          <w:rtl w:val="0"/>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r w:rsidDel="00000000" w:rsidR="00000000" w:rsidRPr="00000000">
        <w:rPr>
          <w:rtl w:val="0"/>
        </w:rPr>
      </w:r>
    </w:p>
    <w:p w:rsidR="00000000" w:rsidDel="00000000" w:rsidP="00000000" w:rsidRDefault="00000000" w:rsidRPr="00000000" w14:paraId="0000011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outre, le Directeur Général est remboursé de ses frais de représentation et de déplacement sur justificatifs.</w:t>
      </w:r>
    </w:p>
    <w:p w:rsidR="00000000" w:rsidDel="00000000" w:rsidP="00000000" w:rsidRDefault="00000000" w:rsidRPr="00000000" w14:paraId="0000011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ARTICLE 13-5 - POUVOIRS</w:t>
      </w:r>
    </w:p>
    <w:p w:rsidR="00000000" w:rsidDel="00000000" w:rsidP="00000000" w:rsidRDefault="00000000" w:rsidRPr="00000000" w14:paraId="00000116">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11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dispose des mêmes pouvoirs que le Président, sous réserve des limitations éventuellement fixées par la décision de nomination ou décision ultérieure.</w:t>
      </w:r>
    </w:p>
    <w:p w:rsidR="00000000" w:rsidDel="00000000" w:rsidP="00000000" w:rsidRDefault="00000000" w:rsidRPr="00000000" w14:paraId="0000011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Directeur Général ne dispose pas du pouvoir de représenter la société à l'égard des tiers.</w:t>
      </w:r>
    </w:p>
    <w:p w:rsidR="00000000" w:rsidDel="00000000" w:rsidP="00000000" w:rsidRDefault="00000000" w:rsidRPr="00000000" w14:paraId="0000011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B">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14 - CONVENTIONS ENTRE LA SOCIETE ET SES DIRIGEANTS</w:t>
      </w:r>
      <w:r w:rsidDel="00000000" w:rsidR="00000000" w:rsidRPr="00000000">
        <w:rPr>
          <w:rtl w:val="0"/>
        </w:rPr>
      </w:r>
    </w:p>
    <w:p w:rsidR="00000000" w:rsidDel="00000000" w:rsidP="00000000" w:rsidRDefault="00000000" w:rsidRPr="00000000" w14:paraId="0000011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conventions qui interviennent directement ou par personne interposée entre la société et l'un de ses dirigeants ou l’un de ses associés disposant d’une fraction des droits de vote suppérieure à 10% sont mentionnées au registre des décisions des associés sont soumises à l'approbation de la collectivité des associés, conformément aux dispositions de l’article L.227-10 du Code de commerce, sur rapport du commissaire aux comptes, ou à défaut du président.</w:t>
      </w:r>
    </w:p>
    <w:p w:rsidR="00000000" w:rsidDel="00000000" w:rsidP="00000000" w:rsidRDefault="00000000" w:rsidRPr="00000000" w14:paraId="0000011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1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dérogation aux dispositions du premier alinéa, lorsque la société ne comprend qu’un seul associé, il est seulement fait mention au registre des décisions des conventions intervenues directement ou par personne interposées entre la société et son dirigeant.</w:t>
      </w:r>
    </w:p>
    <w:p w:rsidR="00000000" w:rsidDel="00000000" w:rsidP="00000000" w:rsidRDefault="00000000" w:rsidRPr="00000000" w14:paraId="0000012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S'il n'existe pas de Commissaire aux Comptes, les conventions conclues par le dirigeant non associé sont soumises à l'approbation préalable de l'associé unique ou de l'assemblée des associés.</w:t>
      </w:r>
    </w:p>
    <w:p w:rsidR="00000000" w:rsidDel="00000000" w:rsidP="00000000" w:rsidRDefault="00000000" w:rsidRPr="00000000" w14:paraId="0000012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 peine de nullité du contrat, il est interdit aux dirigeants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 Cette interdiction s'applique aux conjoint, ascendants et descendants des dirigeants ou associés ainsi qu'à toute personne interposée et aux représentants légaux des personnes morales associées.</w:t>
      </w:r>
    </w:p>
    <w:p w:rsidR="00000000" w:rsidDel="00000000" w:rsidP="00000000" w:rsidRDefault="00000000" w:rsidRPr="00000000" w14:paraId="0000012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Ces conventions devront êtres communiquées par les intéressés au conseil départemental concerné dans le mois suivant leur conclusion, conformément à l’article L.4113-9 du code de la Santé Publique.</w:t>
      </w:r>
    </w:p>
    <w:p w:rsidR="00000000" w:rsidDel="00000000" w:rsidP="00000000" w:rsidRDefault="00000000" w:rsidRPr="00000000" w14:paraId="0000012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7">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15 - DECISIONS D’ACTIONNAIRES</w:t>
      </w:r>
      <w:r w:rsidDel="00000000" w:rsidR="00000000" w:rsidRPr="00000000">
        <w:rPr>
          <w:rtl w:val="0"/>
        </w:rPr>
      </w:r>
    </w:p>
    <w:p w:rsidR="00000000" w:rsidDel="00000000" w:rsidP="00000000" w:rsidRDefault="00000000" w:rsidRPr="00000000" w14:paraId="0000012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L'associé unique exerce les pouvoirs dévolus à l'assemblée des actionnaires. Il ne peut déléguer ses pouvoirs. Ses décisions sont constatées par des procès-verbaux signés par lui et répertoriés dans un registre coté et paraphé comme les registres d'assemblées.</w:t>
      </w:r>
    </w:p>
    <w:p w:rsidR="00000000" w:rsidDel="00000000" w:rsidP="00000000" w:rsidRDefault="00000000" w:rsidRPr="00000000" w14:paraId="0000012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de pluralité d'associés, les décisions collectives sont prises, au choix de la gérance, en assemblée ou par consultation écrite des associés. Elles peuvent aussi résulter du consentement de tous les associés exprimé dans un acte.</w:t>
      </w:r>
    </w:p>
    <w:p w:rsidR="00000000" w:rsidDel="00000000" w:rsidP="00000000" w:rsidRDefault="00000000" w:rsidRPr="00000000" w14:paraId="0000012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Toutefois, la réunion d'une assemblée est obligatoire pour statuer sur l'approbation annuelle des comptes ou sur demande d'un ou plusieurs associés détenant la moitié des actions ou détenant, s'ils représentent au moins le quart des associés, le quart des actions.</w:t>
      </w:r>
    </w:p>
    <w:p w:rsidR="00000000" w:rsidDel="00000000" w:rsidP="00000000" w:rsidRDefault="00000000" w:rsidRPr="00000000" w14:paraId="0000012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2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Assemblées Générales sont convoquées et délibèrent dans les conditions et avec les effets fixés par les lois et règlements en vigueur.</w:t>
      </w:r>
    </w:p>
    <w:p w:rsidR="00000000" w:rsidDel="00000000" w:rsidP="00000000" w:rsidRDefault="00000000" w:rsidRPr="00000000" w14:paraId="0000013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de consultation écrite, la gérance adresse à chaque associé, par lettre recommandée, le texte des résolutions proposées ainsi que les documents nécessaires à l'information des associés.</w:t>
      </w:r>
    </w:p>
    <w:p w:rsidR="00000000" w:rsidDel="00000000" w:rsidP="00000000" w:rsidRDefault="00000000" w:rsidRPr="00000000" w14:paraId="0000013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associés disposent d'un délai de quinze jours à compter de la date de réception du projet de résolutions pour transmettre leur vote à la gérance par lettre recommandée. Tout associé n'ayant pas répondu dans le délai ci-dessus est considéré comme s'étant abstenu.</w:t>
      </w:r>
    </w:p>
    <w:p w:rsidR="00000000" w:rsidDel="00000000" w:rsidP="00000000" w:rsidRDefault="00000000" w:rsidRPr="00000000" w14:paraId="0000013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Chaque associé a le droit de participer aux décisions collectives et dispose d'un nombre de voix égal à celui des actions qu'il possède. Un associé peut se faire représenter par son conjoint à moins que la Société ne comprenne que les deux époux. Sauf si les associés sont au nombre de deux, un associé peut se faire représenter par un autre associé.</w:t>
      </w:r>
    </w:p>
    <w:p w:rsidR="00000000" w:rsidDel="00000000" w:rsidP="00000000" w:rsidRDefault="00000000" w:rsidRPr="00000000" w14:paraId="0000013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une ou plusieurs actions sont grevées d'usufruit, le droit de vote appartient à l’associé exerçant la profession de médecin, y compris pour les décisions concernant l'affectation des résultats.</w:t>
      </w:r>
    </w:p>
    <w:p w:rsidR="00000000" w:rsidDel="00000000" w:rsidP="00000000" w:rsidRDefault="00000000" w:rsidRPr="00000000" w14:paraId="0000013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9">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16 - COMMISSAIRES AUX COMPTES</w:t>
      </w:r>
      <w:r w:rsidDel="00000000" w:rsidR="00000000" w:rsidRPr="00000000">
        <w:rPr>
          <w:rtl w:val="0"/>
        </w:rPr>
      </w:r>
    </w:p>
    <w:p w:rsidR="00000000" w:rsidDel="00000000" w:rsidP="00000000" w:rsidRDefault="00000000" w:rsidRPr="00000000" w14:paraId="0000013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Un ou plusieurs Commissaires aux Comptes titulaires et suppléants peuvent ou doivent être désignés dans les conditions prévues par l'article L. 227-9-1 du Code de commerce.</w:t>
      </w:r>
    </w:p>
    <w:p w:rsidR="00000000" w:rsidDel="00000000" w:rsidP="00000000" w:rsidRDefault="00000000" w:rsidRPr="00000000" w14:paraId="0000013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3D">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color w:val="000000"/>
          <w:vertAlign w:val="baseline"/>
          <w:rtl w:val="0"/>
        </w:rPr>
        <w:t xml:space="preserve">Ils sont nommés pour une durée de six exercices et exercent leurs fonctions dans les conditions et avec les effets prévus par les dispositions législatives et réglementaires en vigueur.</w:t>
      </w:r>
      <w:r w:rsidDel="00000000" w:rsidR="00000000" w:rsidRPr="00000000">
        <w:rPr>
          <w:rtl w:val="0"/>
        </w:rPr>
      </w:r>
    </w:p>
    <w:p w:rsidR="00000000" w:rsidDel="00000000" w:rsidP="00000000" w:rsidRDefault="00000000" w:rsidRPr="00000000" w14:paraId="0000013E">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13F">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17 - EXERCICE SOCIAL - COMPTES SOCIAUX</w:t>
      </w:r>
      <w:r w:rsidDel="00000000" w:rsidR="00000000" w:rsidRPr="00000000">
        <w:rPr>
          <w:rtl w:val="0"/>
        </w:rPr>
      </w:r>
    </w:p>
    <w:p w:rsidR="00000000" w:rsidDel="00000000" w:rsidP="00000000" w:rsidRDefault="00000000" w:rsidRPr="00000000" w14:paraId="0000014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Chaque exercice social a une durée d'une année, qui commence le </w:t>
      </w:r>
      <w:r w:rsidDel="00000000" w:rsidR="00000000" w:rsidRPr="00000000">
        <w:rPr>
          <w:rFonts w:ascii="Roboto" w:cs="Roboto" w:eastAsia="Roboto" w:hAnsi="Roboto"/>
          <w:color w:val="000000"/>
          <w:highlight w:val="yellow"/>
          <w:vertAlign w:val="baseline"/>
          <w:rtl w:val="0"/>
        </w:rPr>
        <w:t xml:space="preserve">1er janvier et finit le 31 décembre</w:t>
      </w:r>
      <w:r w:rsidDel="00000000" w:rsidR="00000000" w:rsidRPr="00000000">
        <w:rPr>
          <w:rFonts w:ascii="Roboto" w:cs="Roboto" w:eastAsia="Roboto" w:hAnsi="Roboto"/>
          <w:color w:val="000000"/>
          <w:vertAlign w:val="baseline"/>
          <w:rtl w:val="0"/>
        </w:rPr>
        <w:t xml:space="preserve">.</w:t>
      </w:r>
    </w:p>
    <w:p w:rsidR="00000000" w:rsidDel="00000000" w:rsidP="00000000" w:rsidRDefault="00000000" w:rsidRPr="00000000" w14:paraId="0000014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Par exception, le premier exercice commencera le jour de l'immatriculation de la Société au Registre du Commerce et des Sociétés et se terminera </w:t>
      </w:r>
      <w:r w:rsidDel="00000000" w:rsidR="00000000" w:rsidRPr="00000000">
        <w:rPr>
          <w:rFonts w:ascii="Roboto" w:cs="Roboto" w:eastAsia="Roboto" w:hAnsi="Roboto"/>
          <w:color w:val="ff0000"/>
          <w:highlight w:val="yellow"/>
          <w:vertAlign w:val="baseline"/>
          <w:rtl w:val="0"/>
        </w:rPr>
        <w:t xml:space="preserve">le 31 décembre 2024.</w:t>
      </w:r>
      <w:r w:rsidDel="00000000" w:rsidR="00000000" w:rsidRPr="00000000">
        <w:rPr>
          <w:rtl w:val="0"/>
        </w:rPr>
      </w:r>
    </w:p>
    <w:p w:rsidR="00000000" w:rsidDel="00000000" w:rsidP="00000000" w:rsidRDefault="00000000" w:rsidRPr="00000000" w14:paraId="0000014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comptes annuels (bilan, compte de résultat et annexe), l'inventaire, le rapport de gestion et les rapports spéciaux de la gérance ainsi que, le cas échéant, les rapports du Commissaire aux Comptes sont établis conformément aux lois et règlements en vigueur.</w:t>
      </w:r>
    </w:p>
    <w:p w:rsidR="00000000" w:rsidDel="00000000" w:rsidP="00000000" w:rsidRDefault="00000000" w:rsidRPr="00000000" w14:paraId="0000014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L'associé unique approuve les comptes annuels et décide l'affectation du résultat dans les six mois de la clôture de l'exercice social. </w:t>
      </w:r>
    </w:p>
    <w:p w:rsidR="00000000" w:rsidDel="00000000" w:rsidP="00000000" w:rsidRDefault="00000000" w:rsidRPr="00000000" w14:paraId="0000014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de pluralité d'associés, l'Assemblée des associés approuve les comptes annuels dans les six mois de la clôture de l'exercice social.</w:t>
      </w:r>
    </w:p>
    <w:p w:rsidR="00000000" w:rsidDel="00000000" w:rsidP="00000000" w:rsidRDefault="00000000" w:rsidRPr="00000000" w14:paraId="0000014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B">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18 - AFFECTATION ET REPARTITION DES BENEFICES</w:t>
      </w:r>
      <w:r w:rsidDel="00000000" w:rsidR="00000000" w:rsidRPr="00000000">
        <w:rPr>
          <w:rtl w:val="0"/>
        </w:rPr>
      </w:r>
    </w:p>
    <w:p w:rsidR="00000000" w:rsidDel="00000000" w:rsidP="00000000" w:rsidRDefault="00000000" w:rsidRPr="00000000" w14:paraId="0000014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bénéfice distribuable est constitué par le bénéfice de l'exercice, diminué des pertes antérieures et des sommes portées en réserve en application de la loi et des statuts, et augmenté du report bénéficiaire.</w:t>
      </w:r>
    </w:p>
    <w:p w:rsidR="00000000" w:rsidDel="00000000" w:rsidP="00000000" w:rsidRDefault="00000000" w:rsidRPr="00000000" w14:paraId="0000014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4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de pluralité d'associés, l'Assemblée des associés détermine la part attribuée à chacun des associés. L'associé unique ou l'Assemblée des associés détermine les modalités de mise en paiement des dividendes, qui doit intervenir dans un délai de neuf mois après la clôture de l'exercice, sauf prolongation par décision de justice.</w:t>
      </w:r>
    </w:p>
    <w:p w:rsidR="00000000" w:rsidDel="00000000" w:rsidP="00000000" w:rsidRDefault="00000000" w:rsidRPr="00000000" w14:paraId="0000015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De même, l'associé unique ou l'Assemblée Générale peut décider la distribution de sommes prélevées sur les réserves disponibles en indiquant expressément les postes de réserves sur lesquels les prélèvements ont été effectués. </w:t>
      </w:r>
    </w:p>
    <w:p w:rsidR="00000000" w:rsidDel="00000000" w:rsidP="00000000" w:rsidRDefault="00000000" w:rsidRPr="00000000" w14:paraId="0000015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3">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Toutefois, les dividendes sont prélevés par priorité sur le bénéfice distribuable de l'exercice.</w:t>
      </w:r>
    </w:p>
    <w:p w:rsidR="00000000" w:rsidDel="00000000" w:rsidP="00000000" w:rsidRDefault="00000000" w:rsidRPr="00000000" w14:paraId="0000015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L'associé unique ou l'Assemblée Générale peut également décider d'affecter les sommes distribuables aux réserves et au report à nouveau, en totalité ou en partie.</w:t>
      </w:r>
    </w:p>
    <w:p w:rsidR="00000000" w:rsidDel="00000000" w:rsidP="00000000" w:rsidRDefault="00000000" w:rsidRPr="00000000" w14:paraId="0000015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Aucune distribution ne peut être faite lorsque les capitaux propres sont ou deviendraient à la suite de celle-ci inférieurs au montant du capital augmenté des réserves que la loi ne permet pas de distribuer.</w:t>
      </w:r>
    </w:p>
    <w:p w:rsidR="00000000" w:rsidDel="00000000" w:rsidP="00000000" w:rsidRDefault="00000000" w:rsidRPr="00000000" w14:paraId="0000015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9">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19 - CAPITAUX PROPRES INFERIEURS A LA MOITIE DU CAPITAL SOCIAL</w:t>
      </w:r>
      <w:r w:rsidDel="00000000" w:rsidR="00000000" w:rsidRPr="00000000">
        <w:rPr>
          <w:rtl w:val="0"/>
        </w:rPr>
      </w:r>
    </w:p>
    <w:p w:rsidR="00000000" w:rsidDel="00000000" w:rsidP="00000000" w:rsidRDefault="00000000" w:rsidRPr="00000000" w14:paraId="0000015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du fait de pertes constatées dans les documents comptables, les capitaux propres de la Société deviennent inférieurs à la moitié du capital social, l'associé unique ou, en cas de pluralité d'associés, l'Assemblée statuant à la majorité requise pour la modification des statuts doit, dans les quatre mois qui suivent l'approbation des comptes ayant fait apparaître cette perte, décider, s'il y a lieu à dissolution anticipée de la Société.</w:t>
      </w:r>
    </w:p>
    <w:p w:rsidR="00000000" w:rsidDel="00000000" w:rsidP="00000000" w:rsidRDefault="00000000" w:rsidRPr="00000000" w14:paraId="0000015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la dissolution n'est pas prononcée, le capital doit être, sous réserve des dispositions légales relatives au capital minimum dans les sociétés [forme_sociale] et, dans le délai fixé par la loi, réduit d'un montant égal à celui des pertes qui n'ont pu être imputées sur les réserves si dans ce délai les capitaux propres ne sont pas redevenus au moins égaux à la moitié du capital social.</w:t>
      </w:r>
    </w:p>
    <w:p w:rsidR="00000000" w:rsidDel="00000000" w:rsidP="00000000" w:rsidRDefault="00000000" w:rsidRPr="00000000" w14:paraId="0000015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5F">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 cas d'inobservation de ces prescriptions, tout intéressé peut demander en justice la dissolution de la Société. Il en est de même si l'Assemblée n'a pu délibérer valablement.</w:t>
      </w:r>
    </w:p>
    <w:p w:rsidR="00000000" w:rsidDel="00000000" w:rsidP="00000000" w:rsidRDefault="00000000" w:rsidRPr="00000000" w14:paraId="0000016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6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Toutefois, le Tribunal ne peut prononcer la dissolution si, au jour où il statue sur le fond, la régularisation a eu lieu.</w:t>
      </w:r>
    </w:p>
    <w:p w:rsidR="00000000" w:rsidDel="00000000" w:rsidP="00000000" w:rsidRDefault="00000000" w:rsidRPr="00000000" w14:paraId="00000162">
      <w:pPr>
        <w:jc w:val="both"/>
        <w:rPr>
          <w:rFonts w:ascii="Roboto" w:cs="Roboto" w:eastAsia="Roboto" w:hAnsi="Roboto"/>
          <w:color w:val="000000"/>
          <w:vertAlign w:val="baseline"/>
        </w:rPr>
      </w:pPr>
      <w:bookmarkStart w:colFirst="0" w:colLast="0" w:name="_heading=h.7gvzazxuyyo3" w:id="4"/>
      <w:bookmarkEnd w:id="4"/>
      <w:r w:rsidDel="00000000" w:rsidR="00000000" w:rsidRPr="00000000">
        <w:rPr>
          <w:rtl w:val="0"/>
        </w:rPr>
      </w:r>
    </w:p>
    <w:p w:rsidR="00000000" w:rsidDel="00000000" w:rsidP="00000000" w:rsidRDefault="00000000" w:rsidRPr="00000000" w14:paraId="00000163">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20 – EXCLUSION</w:t>
      </w:r>
      <w:r w:rsidDel="00000000" w:rsidR="00000000" w:rsidRPr="00000000">
        <w:rPr>
          <w:rtl w:val="0"/>
        </w:rPr>
      </w:r>
    </w:p>
    <w:p w:rsidR="00000000" w:rsidDel="00000000" w:rsidP="00000000" w:rsidRDefault="00000000" w:rsidRPr="00000000" w14:paraId="00000164">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6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 associé peut être exclu de la Société dans les cas suivants :</w:t>
      </w:r>
    </w:p>
    <w:p w:rsidR="00000000" w:rsidDel="00000000" w:rsidP="00000000" w:rsidRDefault="00000000" w:rsidRPr="00000000" w14:paraId="0000016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67">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Pour tout associé personne morale, en cas de modification de son contrôle au sens de l'article</w:t>
      </w:r>
    </w:p>
    <w:p w:rsidR="00000000" w:rsidDel="00000000" w:rsidP="00000000" w:rsidRDefault="00000000" w:rsidRPr="00000000" w14:paraId="00000168">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 233-3 du Code de commerce ;</w:t>
      </w:r>
    </w:p>
    <w:p w:rsidR="00000000" w:rsidDel="00000000" w:rsidP="00000000" w:rsidRDefault="00000000" w:rsidRPr="00000000" w14:paraId="0000016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6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Pour tout associé, personne physique ou morale, en cas de :</w:t>
      </w:r>
    </w:p>
    <w:p w:rsidR="00000000" w:rsidDel="00000000" w:rsidP="00000000" w:rsidRDefault="00000000" w:rsidRPr="00000000" w14:paraId="0000016B">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Mise en redressement judiciaire ;</w:t>
      </w:r>
    </w:p>
    <w:p w:rsidR="00000000" w:rsidDel="00000000" w:rsidP="00000000" w:rsidRDefault="00000000" w:rsidRPr="00000000" w14:paraId="0000016C">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Exercice d’une activité concurrente à celle de la SEL ;</w:t>
      </w:r>
    </w:p>
    <w:p w:rsidR="00000000" w:rsidDel="00000000" w:rsidP="00000000" w:rsidRDefault="00000000" w:rsidRPr="00000000" w14:paraId="0000016D">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Violation d'une clause statutaire causant un préjudice pour la Société ;</w:t>
      </w:r>
    </w:p>
    <w:p w:rsidR="00000000" w:rsidDel="00000000" w:rsidP="00000000" w:rsidRDefault="00000000" w:rsidRPr="00000000" w14:paraId="0000016E">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Violation de toute autre règle légale, réglementaire ou contractuelle sanctionnée</w:t>
      </w:r>
    </w:p>
    <w:p w:rsidR="00000000" w:rsidDel="00000000" w:rsidP="00000000" w:rsidRDefault="00000000" w:rsidRPr="00000000" w14:paraId="0000016F">
      <w:pPr>
        <w:ind w:left="720" w:right="0" w:firstLine="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expressément par l’exclusion ;</w:t>
      </w:r>
    </w:p>
    <w:p w:rsidR="00000000" w:rsidDel="00000000" w:rsidP="00000000" w:rsidRDefault="00000000" w:rsidRPr="00000000" w14:paraId="00000170">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Cessation de toute activité au sein de SEL ;</w:t>
      </w:r>
    </w:p>
    <w:p w:rsidR="00000000" w:rsidDel="00000000" w:rsidP="00000000" w:rsidRDefault="00000000" w:rsidRPr="00000000" w14:paraId="00000171">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Exclusion de la SEL ;</w:t>
      </w:r>
    </w:p>
    <w:p w:rsidR="00000000" w:rsidDel="00000000" w:rsidP="00000000" w:rsidRDefault="00000000" w:rsidRPr="00000000" w14:paraId="00000172">
      <w:pPr>
        <w:numPr>
          <w:ilvl w:val="0"/>
          <w:numId w:val="6"/>
        </w:numPr>
        <w:ind w:left="720" w:hanging="36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Violation du règlement intérieur de la SEL.</w:t>
      </w:r>
    </w:p>
    <w:p w:rsidR="00000000" w:rsidDel="00000000" w:rsidP="00000000" w:rsidRDefault="00000000" w:rsidRPr="00000000" w14:paraId="0000017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L'exclusion est décidée en assemblée générale à la majorité de deux tiers des droits de vote des associés de la Société présents ou représentés lors de la consultation ; l'associé dont l'exclusion est proposée participe au vote et ses actions sont prises en compte pour le calcul de cette majorité.</w:t>
      </w:r>
    </w:p>
    <w:p w:rsidR="00000000" w:rsidDel="00000000" w:rsidP="00000000" w:rsidRDefault="00000000" w:rsidRPr="00000000" w14:paraId="0000017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6">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l'exclusion n'est pas décidée, l'associé conserve ses droits et obligations attachés à la qualité d’associé. Il reste propriétaire de ses actions.</w:t>
      </w:r>
    </w:p>
    <w:p w:rsidR="00000000" w:rsidDel="00000000" w:rsidP="00000000" w:rsidRDefault="00000000" w:rsidRPr="00000000" w14:paraId="0000017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8">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Aucune décision d'exclusion ne peut être prise si l'associé intéressé n'a pas été régulièrement convoqué à l'assemblée générale, quinze jours au moins avant la date prévue, par lettre recommandée avec accusé de réception, et, s'il n'a pas été mis à même de présenter sa défense sur les faits précis qui lui sont reprochés.</w:t>
      </w:r>
    </w:p>
    <w:p w:rsidR="00000000" w:rsidDel="00000000" w:rsidP="00000000" w:rsidRDefault="00000000" w:rsidRPr="00000000" w14:paraId="0000017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actions de l'associé exclu sont acquises par la Société qui doit ensuite réduire son capital social.</w:t>
      </w:r>
    </w:p>
    <w:p w:rsidR="00000000" w:rsidDel="00000000" w:rsidP="00000000" w:rsidRDefault="00000000" w:rsidRPr="00000000" w14:paraId="0000017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transfert de propriété des actions et le paiement du prix devront intervenir au plus tard à l’expiration d’un délai de six mois suivant le jour de la décision collective ayant prononcé l’exclusion de l’associé concerné, à première demande de la Société. Pour le cas où le cédant serait défaillant, le(s) Cessionnaire(s) pourrai(en)t séquestrer auprès de tout établissement bancaire ou financier acceptant cette mission ou, à défaut, la Société, le prix de cession. Dans ce cas, la simple remise à la Société des copies de la notification de la mise en jeu de la présente clause et d’une copie de la convention de séquestre vaudrait ordre de mouvement et obligerait la Société à passer les écritures qui en résulteraient dans le registre des mouvements de titres de la Société.</w:t>
      </w:r>
    </w:p>
    <w:p w:rsidR="00000000" w:rsidDel="00000000" w:rsidP="00000000" w:rsidRDefault="00000000" w:rsidRPr="00000000" w14:paraId="0000017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7E">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21 - DISSOLUTION - LIQUIDATION</w:t>
      </w:r>
      <w:r w:rsidDel="00000000" w:rsidR="00000000" w:rsidRPr="00000000">
        <w:rPr>
          <w:rtl w:val="0"/>
        </w:rPr>
      </w:r>
    </w:p>
    <w:p w:rsidR="00000000" w:rsidDel="00000000" w:rsidP="00000000" w:rsidRDefault="00000000" w:rsidRPr="00000000" w14:paraId="0000017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est dissoute à l'arrivée du terme statutaire de sa durée, sauf prorogation régulière, ou s'il survient une cause de dissolution prévue par la loi.</w:t>
      </w:r>
    </w:p>
    <w:p w:rsidR="00000000" w:rsidDel="00000000" w:rsidP="00000000" w:rsidRDefault="00000000" w:rsidRPr="00000000" w14:paraId="0000018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la Société ne comprend qu'un seul associé personne morale, la dissolution pour quelque cause que ce soit entraîne la transmission universelle du patrimoine à l'associé unique personne morale, sans qu'il y ait lieu à liquidation.</w:t>
      </w:r>
    </w:p>
    <w:p w:rsidR="00000000" w:rsidDel="00000000" w:rsidP="00000000" w:rsidRDefault="00000000" w:rsidRPr="00000000" w14:paraId="0000018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créanciers de la Société peuvent faire opposition à la dissolution dans le délai de trente jours à compter de la publication de celle-ci. Le Tribunal judiciaire saisi de l'opposition peut soit la rejeter, soit ordonner le paiement des créances, soit ordonner la constitution de garanties si la Société en offre et si elles sont jugées suffisantes. La transmission à l'associé unique personne morale du patrimoine de la Société et la disparition de la personnalité morale de celle-ci n'interviennent qu'à l'issue du délai d'opposition ou, le cas échéant, lorsque l'opposition a été rejetée en première instance ou que le remboursement des créances a été effectué ou les garanties constituées.</w:t>
      </w:r>
    </w:p>
    <w:p w:rsidR="00000000" w:rsidDel="00000000" w:rsidP="00000000" w:rsidRDefault="00000000" w:rsidRPr="00000000" w14:paraId="0000018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6">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Si la Société comprend au moins deux associés ou un seul associé personne physique, la dissolution, pour quelque cause que ce soit, entraîne sa liquidation. Cette liquidation est effectuée dans les conditions et selon les modalités prévues par les dispositions légales et réglementaires en vigueur au moment de son ouverture.</w:t>
      </w:r>
    </w:p>
    <w:p w:rsidR="00000000" w:rsidDel="00000000" w:rsidP="00000000" w:rsidRDefault="00000000" w:rsidRPr="00000000" w14:paraId="00000187">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8">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liquidation est faite par le président alors en fonction à moins qu'une décision collective ne désigne un autre liquidateur.</w:t>
      </w:r>
    </w:p>
    <w:p w:rsidR="00000000" w:rsidDel="00000000" w:rsidP="00000000" w:rsidRDefault="00000000" w:rsidRPr="00000000" w14:paraId="0000018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A">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ou les liquidateurs ont les pouvoirs les plus étendus pour réaliser l'actif même à l'amiable et acquitter le passif. Il peut être autorisé par les associés à continuer les affaires en cours ou à en engager de nouvelles pour les besoins de la liquidation. </w:t>
      </w:r>
    </w:p>
    <w:p w:rsidR="00000000" w:rsidDel="00000000" w:rsidP="00000000" w:rsidRDefault="00000000" w:rsidRPr="00000000" w14:paraId="0000018B">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C">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22 - TRANSFORMATION DE LA SOCIETE</w:t>
      </w:r>
      <w:r w:rsidDel="00000000" w:rsidR="00000000" w:rsidRPr="00000000">
        <w:rPr>
          <w:rtl w:val="0"/>
        </w:rPr>
      </w:r>
    </w:p>
    <w:p w:rsidR="00000000" w:rsidDel="00000000" w:rsidP="00000000" w:rsidRDefault="00000000" w:rsidRPr="00000000" w14:paraId="0000018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8E">
      <w:pPr>
        <w:jc w:val="both"/>
        <w:rPr>
          <w:rFonts w:ascii="Roboto" w:cs="Roboto" w:eastAsia="Roboto" w:hAnsi="Roboto"/>
          <w:color w:val="000000"/>
          <w:sz w:val="20"/>
          <w:szCs w:val="20"/>
          <w:vertAlign w:val="baseline"/>
        </w:rPr>
      </w:pPr>
      <w:r w:rsidDel="00000000" w:rsidR="00000000" w:rsidRPr="00000000">
        <w:rPr>
          <w:rFonts w:ascii="Roboto" w:cs="Roboto" w:eastAsia="Roboto" w:hAnsi="Roboto"/>
          <w:color w:val="000000"/>
          <w:vertAlign w:val="baseline"/>
          <w:rtl w:val="0"/>
        </w:rPr>
        <w:t xml:space="preserve">La transformation de la Société en une société commerciale d'une autre forme (SAS – SA)peut être décidée par les associés statuant aux conditions de majorité et selon les modalités requises par la loi.</w:t>
      </w:r>
      <w:r w:rsidDel="00000000" w:rsidR="00000000" w:rsidRPr="00000000">
        <w:rPr>
          <w:rtl w:val="0"/>
        </w:rPr>
      </w:r>
    </w:p>
    <w:p w:rsidR="00000000" w:rsidDel="00000000" w:rsidP="00000000" w:rsidRDefault="00000000" w:rsidRPr="00000000" w14:paraId="0000018F">
      <w:pPr>
        <w:pStyle w:val="Heading1"/>
        <w:numPr>
          <w:ilvl w:val="0"/>
          <w:numId w:val="1"/>
        </w:numPr>
        <w:ind w:left="0" w:firstLine="0"/>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190">
      <w:pPr>
        <w:pStyle w:val="Heading1"/>
        <w:numPr>
          <w:ilvl w:val="0"/>
          <w:numId w:val="1"/>
        </w:numPr>
        <w:ind w:left="0" w:firstLine="0"/>
        <w:rPr>
          <w:rFonts w:ascii="Roboto" w:cs="Roboto" w:eastAsia="Roboto" w:hAnsi="Roboto"/>
          <w:color w:val="000000"/>
          <w:sz w:val="20"/>
          <w:szCs w:val="20"/>
          <w:vertAlign w:val="baseline"/>
        </w:rPr>
      </w:pPr>
      <w:r w:rsidDel="00000000" w:rsidR="00000000" w:rsidRPr="00000000">
        <w:rPr>
          <w:rFonts w:ascii="Roboto" w:cs="Roboto" w:eastAsia="Roboto" w:hAnsi="Roboto"/>
          <w:b w:val="1"/>
          <w:bCs w:val="1"/>
          <w:sz w:val="20"/>
          <w:szCs w:val="20"/>
          <w:vertAlign w:val="baseline"/>
          <w:rtl w:val="0"/>
        </w:rPr>
        <w:t xml:space="preserve">ARTICLE 23 - CONTESTATIONS</w:t>
      </w:r>
      <w:r w:rsidDel="00000000" w:rsidR="00000000" w:rsidRPr="00000000">
        <w:rPr>
          <w:rtl w:val="0"/>
        </w:rPr>
      </w:r>
    </w:p>
    <w:p w:rsidR="00000000" w:rsidDel="00000000" w:rsidP="00000000" w:rsidRDefault="00000000" w:rsidRPr="00000000" w14:paraId="00000191">
      <w:pPr>
        <w:jc w:val="both"/>
        <w:rPr>
          <w:rFonts w:ascii="Roboto" w:cs="Roboto" w:eastAsia="Roboto" w:hAnsi="Roboto"/>
          <w:color w:val="000000"/>
          <w:sz w:val="20"/>
          <w:szCs w:val="20"/>
          <w:vertAlign w:val="baseline"/>
        </w:rPr>
      </w:pPr>
      <w:r w:rsidDel="00000000" w:rsidR="00000000" w:rsidRPr="00000000">
        <w:rPr>
          <w:rtl w:val="0"/>
        </w:rPr>
      </w:r>
    </w:p>
    <w:p w:rsidR="00000000" w:rsidDel="00000000" w:rsidP="00000000" w:rsidRDefault="00000000" w:rsidRPr="00000000" w14:paraId="00000192">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Tous les litiges ou différends relatifs notamment à la validité, l’interprétation, l’exécution ou la résolution des présents statuts seront soumis avant tout recours à une conciliation confiée au Conseil Départemental de l’Ordre des Médecins.</w:t>
      </w:r>
    </w:p>
    <w:p w:rsidR="00000000" w:rsidDel="00000000" w:rsidP="00000000" w:rsidRDefault="00000000" w:rsidRPr="00000000" w14:paraId="0000019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94">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Toutes les contestations qui pourraient surgir pendant la durée de la Société ou lors de sa liquidation entre la Société et l'associé unique ou entre la Société et les associés ou entre les associés eux-mêmes, relativement aux affaires sociales ou à l'exécution des présents statuts, seront soumises aux tribunaux compétents.</w:t>
      </w:r>
    </w:p>
    <w:p w:rsidR="00000000" w:rsidDel="00000000" w:rsidP="00000000" w:rsidRDefault="00000000" w:rsidRPr="00000000" w14:paraId="00000195">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96">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24– CONDITION SUSPENSIVE</w:t>
      </w:r>
    </w:p>
    <w:p w:rsidR="00000000" w:rsidDel="00000000" w:rsidP="00000000" w:rsidRDefault="00000000" w:rsidRPr="00000000" w14:paraId="00000197">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198">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constitution de la présente Société est réalisée sous la condition suspensive de </w:t>
      </w:r>
      <w:r w:rsidDel="00000000" w:rsidR="00000000" w:rsidRPr="00000000">
        <w:rPr>
          <w:rFonts w:ascii="Roboto" w:cs="Roboto" w:eastAsia="Roboto" w:hAnsi="Roboto"/>
          <w:vertAlign w:val="baseline"/>
          <w:rtl w:val="0"/>
        </w:rPr>
        <w:t xml:space="preserve">son inscription au tableau de l’Ordre des Médecins. Cette inscription emportera automatiquement la levée de la présente condition suspensive .</w:t>
      </w:r>
      <w:r w:rsidDel="00000000" w:rsidR="00000000" w:rsidRPr="00000000">
        <w:rPr>
          <w:rtl w:val="0"/>
        </w:rPr>
      </w:r>
    </w:p>
    <w:p w:rsidR="00000000" w:rsidDel="00000000" w:rsidP="00000000" w:rsidRDefault="00000000" w:rsidRPr="00000000" w14:paraId="00000199">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9A">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25– ORDRE PROFESSIONNEL</w:t>
      </w:r>
    </w:p>
    <w:p w:rsidR="00000000" w:rsidDel="00000000" w:rsidP="00000000" w:rsidRDefault="00000000" w:rsidRPr="00000000" w14:paraId="0000019B">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19C">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Les sociétés de participations financières doivent êlre inscrites sut la liste ou au Tableau du ou des Ordres professionnels concernés. Une fois par an, la Société adresse à I'Ordre professionnel dont elle relève un état de la composition de son capital social.</w:t>
      </w:r>
    </w:p>
    <w:p w:rsidR="00000000" w:rsidDel="00000000" w:rsidP="00000000" w:rsidRDefault="00000000" w:rsidRPr="00000000" w14:paraId="0000019D">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9E">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La Société fait connaitre au Président du Conseil de l'Ordre compétent, dans un délai de tente (30) jours, à compter de la date à laquelle il se produit, tout changement dans la situation déclarée, avec les pièces justificatives idoines.</w:t>
      </w:r>
    </w:p>
    <w:p w:rsidR="00000000" w:rsidDel="00000000" w:rsidP="00000000" w:rsidRDefault="00000000" w:rsidRPr="00000000" w14:paraId="0000019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Et une fois par an, la société de participations financières de professions libérales adresse au Président du Conseil de l'Ordre compétent un état de la composition de son capital social et des droits de vote afférents, ainsi qu'une version à jour de ses statuts.</w:t>
      </w:r>
    </w:p>
    <w:p w:rsidR="00000000" w:rsidDel="00000000" w:rsidP="00000000" w:rsidRDefault="00000000" w:rsidRPr="00000000" w14:paraId="000001A1">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Sont également adressées par les associés de la société, dans les conditions prévues au premier alinéa, les conventions contenant des clauses portant sur l'organisation et les pouvoirs des organes de direction, d'administration ou de surveillance ayant fait l'objet d'une modification au cours de l'exercice écoulé.</w:t>
      </w:r>
    </w:p>
    <w:p w:rsidR="00000000" w:rsidDel="00000000" w:rsidP="00000000" w:rsidRDefault="00000000" w:rsidRPr="00000000" w14:paraId="000001A2">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3">
      <w:pPr>
        <w:jc w:val="both"/>
        <w:rPr>
          <w:rFonts w:ascii="Roboto" w:cs="Roboto" w:eastAsia="Roboto" w:hAnsi="Roboto"/>
          <w:b w:val="1"/>
          <w:bCs w:val="1"/>
          <w:color w:val="000000"/>
          <w:u w:val="single"/>
          <w:vertAlign w:val="baseline"/>
        </w:rPr>
      </w:pPr>
      <w:r w:rsidDel="00000000" w:rsidR="00000000" w:rsidRPr="00000000">
        <w:rPr>
          <w:rFonts w:ascii="Roboto" w:cs="Roboto" w:eastAsia="Roboto" w:hAnsi="Roboto"/>
          <w:b w:val="1"/>
          <w:bCs w:val="1"/>
          <w:color w:val="000000"/>
          <w:u w:val="single"/>
          <w:vertAlign w:val="baseline"/>
          <w:rtl w:val="0"/>
        </w:rPr>
        <w:t xml:space="preserve">ARTICLE 26– FRAIS</w:t>
      </w:r>
    </w:p>
    <w:p w:rsidR="00000000" w:rsidDel="00000000" w:rsidP="00000000" w:rsidRDefault="00000000" w:rsidRPr="00000000" w14:paraId="000001A4">
      <w:pPr>
        <w:jc w:val="both"/>
        <w:rPr>
          <w:rFonts w:ascii="Roboto" w:cs="Roboto" w:eastAsia="Roboto" w:hAnsi="Roboto"/>
          <w:b w:val="1"/>
          <w:bCs w:val="1"/>
          <w:color w:val="000000"/>
          <w:u w:val="single"/>
          <w:vertAlign w:val="baseline"/>
        </w:rPr>
      </w:pPr>
      <w:r w:rsidDel="00000000" w:rsidR="00000000" w:rsidRPr="00000000">
        <w:rPr>
          <w:rtl w:val="0"/>
        </w:rPr>
      </w:r>
    </w:p>
    <w:p w:rsidR="00000000" w:rsidDel="00000000" w:rsidP="00000000" w:rsidRDefault="00000000" w:rsidRPr="00000000" w14:paraId="000001A5">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Tous les frais, droits et honoraires résultant des présents statuts seront portés au compte des frais généraux du premier exercice social.</w:t>
      </w:r>
    </w:p>
    <w:p w:rsidR="00000000" w:rsidDel="00000000" w:rsidP="00000000" w:rsidRDefault="00000000" w:rsidRPr="00000000" w14:paraId="000001A6">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7">
      <w:pPr>
        <w:jc w:val="both"/>
        <w:rPr>
          <w:rFonts w:ascii="Roboto" w:cs="Roboto" w:eastAsia="Roboto" w:hAnsi="Roboto"/>
          <w:color w:val="000000"/>
          <w:vertAlign w:val="baseline"/>
        </w:rPr>
      </w:pPr>
      <w:r w:rsidDel="00000000" w:rsidR="00000000" w:rsidRPr="00000000">
        <w:rPr>
          <w:rFonts w:ascii="Roboto" w:cs="Roboto" w:eastAsia="Roboto" w:hAnsi="Roboto"/>
          <w:b w:val="1"/>
          <w:bCs w:val="1"/>
          <w:color w:val="000000"/>
          <w:u w:val="single"/>
          <w:vertAlign w:val="baseline"/>
          <w:rtl w:val="0"/>
        </w:rPr>
        <w:t xml:space="preserve">ARTICLE 27 - JOUISSANCE DE LA PERSONNALITE MORALE - POUVOIRS</w:t>
      </w:r>
      <w:r w:rsidDel="00000000" w:rsidR="00000000" w:rsidRPr="00000000">
        <w:rPr>
          <w:rtl w:val="0"/>
        </w:rPr>
      </w:r>
    </w:p>
    <w:p w:rsidR="00000000" w:rsidDel="00000000" w:rsidP="00000000" w:rsidRDefault="00000000" w:rsidRPr="00000000" w14:paraId="000001A8">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9">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Est annexé aux présents statuts un état énumérant les actes accomplis avant leur signature pour le compte de la Société en formation avec l’indication pour chacun d’eux, des engagements qui en résulteront pour le compte de la Société. </w:t>
      </w:r>
    </w:p>
    <w:p w:rsidR="00000000" w:rsidDel="00000000" w:rsidP="00000000" w:rsidRDefault="00000000" w:rsidRPr="00000000" w14:paraId="000001AA">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B">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L'immatriculation de la Société au Registre du Commerce et des Sociétés emportera de plein droit reprise par la Société de ces actes et engagements qui seront réputés avoir été faits et souscrits dès l'origine par la Société.</w:t>
      </w:r>
      <w:r w:rsidDel="00000000" w:rsidR="00000000" w:rsidRPr="00000000">
        <w:rPr>
          <w:vertAlign w:val="baseline"/>
          <w:rtl w:val="0"/>
        </w:rPr>
        <w:t xml:space="preserve"> </w:t>
      </w:r>
      <w:r w:rsidDel="00000000" w:rsidR="00000000" w:rsidRPr="00000000">
        <w:rPr>
          <w:rFonts w:ascii="Roboto" w:cs="Roboto" w:eastAsia="Roboto" w:hAnsi="Roboto"/>
          <w:color w:val="000000"/>
          <w:vertAlign w:val="baseline"/>
          <w:rtl w:val="0"/>
        </w:rPr>
        <w:t xml:space="preserve">La société ne jouira de la personnalité morale qu'à compter de cette ìmmatriculation au registre du commerce et des sociétés.</w:t>
      </w:r>
    </w:p>
    <w:p w:rsidR="00000000" w:rsidDel="00000000" w:rsidP="00000000" w:rsidRDefault="00000000" w:rsidRPr="00000000" w14:paraId="000001AC">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D">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Enfin, le Président de la Société, agira au nom de la Société en formation, jusqu’à son immatriculation au Registre du Commerce et des Sociétés, notamment pour effectuer les formalités de publicité relatives à la constitution de la Société.</w:t>
      </w:r>
    </w:p>
    <w:p w:rsidR="00000000" w:rsidDel="00000000" w:rsidP="00000000" w:rsidRDefault="00000000" w:rsidRPr="00000000" w14:paraId="000001AE">
      <w:pPr>
        <w:tabs>
          <w:tab w:val="left" w:leader="none" w:pos="4320"/>
        </w:tabs>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AF">
      <w:pPr>
        <w:tabs>
          <w:tab w:val="left" w:leader="none" w:pos="4320"/>
        </w:tabs>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Fait à [lieu_signature]</w:t>
      </w:r>
    </w:p>
    <w:p w:rsidR="00000000" w:rsidDel="00000000" w:rsidP="00000000" w:rsidRDefault="00000000" w:rsidRPr="00000000" w14:paraId="000001B0">
      <w:pPr>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Le [date_signature]</w:t>
      </w:r>
    </w:p>
    <w:p w:rsidR="00000000" w:rsidDel="00000000" w:rsidP="00000000" w:rsidRDefault="00000000" w:rsidRPr="00000000" w14:paraId="000001B1">
      <w:pPr>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B2">
      <w:pPr>
        <w:jc w:val="center"/>
        <w:rPr>
          <w:rFonts w:ascii="Roboto" w:cs="Roboto" w:eastAsia="Roboto" w:hAnsi="Roboto"/>
          <w:i w:val="1"/>
          <w:iCs w:val="1"/>
          <w:sz w:val="18"/>
          <w:szCs w:val="18"/>
          <w:vertAlign w:val="baseline"/>
        </w:rPr>
      </w:pPr>
      <w:bookmarkStart w:colFirst="0" w:colLast="0" w:name="_heading=h.3am6nmez2bkc" w:id="5"/>
      <w:bookmarkEnd w:id="5"/>
      <w:r w:rsidDel="00000000" w:rsidR="00000000" w:rsidRPr="00000000">
        <w:rPr>
          <w:rFonts w:ascii="Roboto" w:cs="Roboto" w:eastAsia="Roboto" w:hAnsi="Roboto"/>
          <w:color w:val="000000"/>
          <w:highlight w:val="yellow"/>
          <w:vertAlign w:val="baseline"/>
          <w:rtl w:val="0"/>
        </w:rPr>
        <w:t xml:space="preserve">[prenom] [nom] </w:t>
      </w:r>
      <w:r w:rsidDel="00000000" w:rsidR="00000000" w:rsidRPr="00000000">
        <w:rPr>
          <w:rtl w:val="0"/>
        </w:rPr>
      </w:r>
    </w:p>
    <w:p w:rsidR="00000000" w:rsidDel="00000000" w:rsidP="00000000" w:rsidRDefault="00000000" w:rsidRPr="00000000" w14:paraId="000001B3">
      <w:pPr>
        <w:jc w:val="center"/>
        <w:rPr>
          <w:rFonts w:ascii="Roboto" w:cs="Roboto" w:eastAsia="Roboto" w:hAnsi="Roboto"/>
          <w:i w:val="1"/>
          <w:iCs w:val="1"/>
          <w:sz w:val="18"/>
          <w:szCs w:val="18"/>
          <w:vertAlign w:val="baseline"/>
        </w:rPr>
      </w:pPr>
      <w:r w:rsidDel="00000000" w:rsidR="00000000" w:rsidRPr="00000000">
        <w:rPr>
          <w:rFonts w:ascii="Roboto" w:cs="Roboto" w:eastAsia="Roboto" w:hAnsi="Roboto"/>
          <w:i w:val="1"/>
          <w:iCs w:val="1"/>
          <w:sz w:val="18"/>
          <w:szCs w:val="18"/>
          <w:vertAlign w:val="baseline"/>
          <w:rtl w:val="0"/>
        </w:rPr>
        <w:t xml:space="preserve">Faire précéder de la mention</w:t>
      </w:r>
    </w:p>
    <w:p w:rsidR="00000000" w:rsidDel="00000000" w:rsidP="00000000" w:rsidRDefault="00000000" w:rsidRPr="00000000" w14:paraId="000001B4">
      <w:pPr>
        <w:jc w:val="center"/>
        <w:rPr>
          <w:rFonts w:ascii="Roboto" w:cs="Roboto" w:eastAsia="Roboto" w:hAnsi="Roboto"/>
          <w:i w:val="1"/>
          <w:iCs w:val="1"/>
          <w:color w:val="000000"/>
          <w:sz w:val="18"/>
          <w:szCs w:val="18"/>
          <w:vertAlign w:val="baseline"/>
        </w:rPr>
      </w:pPr>
      <w:bookmarkStart w:colFirst="0" w:colLast="0" w:name="_heading=h.f3crrdbmml5c" w:id="6"/>
      <w:bookmarkEnd w:id="6"/>
      <w:r w:rsidDel="00000000" w:rsidR="00000000" w:rsidRPr="00000000">
        <w:rPr>
          <w:rFonts w:ascii="Roboto" w:cs="Roboto" w:eastAsia="Roboto" w:hAnsi="Roboto"/>
          <w:i w:val="1"/>
          <w:iCs w:val="1"/>
          <w:sz w:val="18"/>
          <w:szCs w:val="18"/>
          <w:vertAlign w:val="baseline"/>
          <w:rtl w:val="0"/>
        </w:rPr>
        <w:t xml:space="preserve">« Bon pour acceptation des fonctions de Président »</w:t>
      </w:r>
      <w:r w:rsidDel="00000000" w:rsidR="00000000" w:rsidRPr="00000000">
        <w:rPr>
          <w:rtl w:val="0"/>
        </w:rPr>
      </w:r>
    </w:p>
    <w:p w:rsidR="00000000" w:rsidDel="00000000" w:rsidP="00000000" w:rsidRDefault="00000000" w:rsidRPr="00000000" w14:paraId="000001B5">
      <w:pPr>
        <w:pageBreakBefore w:val="1"/>
        <w:spacing w:after="0" w:before="0" w:lineRule="auto"/>
        <w:jc w:val="center"/>
        <w:rPr>
          <w:rFonts w:ascii="Roboto" w:cs="Roboto" w:eastAsia="Roboto" w:hAnsi="Roboto"/>
          <w:i w:val="1"/>
          <w:iCs w:val="1"/>
          <w:color w:val="000000"/>
          <w:sz w:val="18"/>
          <w:szCs w:val="18"/>
          <w:vertAlign w:val="baseline"/>
        </w:rPr>
      </w:pPr>
      <w:r w:rsidDel="00000000" w:rsidR="00000000" w:rsidRPr="00000000">
        <w:rPr>
          <w:rtl w:val="0"/>
        </w:rPr>
      </w:r>
    </w:p>
    <w:p w:rsidR="00000000" w:rsidDel="00000000" w:rsidP="00000000" w:rsidRDefault="00000000" w:rsidRPr="00000000" w14:paraId="000001B6">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B7">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B8">
      <w:pPr>
        <w:jc w:val="center"/>
        <w:rPr>
          <w:rFonts w:ascii="Roboto" w:cs="Roboto" w:eastAsia="Roboto" w:hAnsi="Roboto"/>
          <w:b w:val="1"/>
          <w:bCs w:val="1"/>
          <w:vertAlign w:val="baseline"/>
        </w:rPr>
      </w:pPr>
      <w:r w:rsidDel="00000000" w:rsidR="00000000" w:rsidRPr="00000000">
        <w:rPr>
          <w:rFonts w:ascii="Roboto" w:cs="Roboto" w:eastAsia="Roboto" w:hAnsi="Roboto"/>
          <w:b w:val="1"/>
          <w:bCs w:val="1"/>
          <w:vertAlign w:val="baseline"/>
          <w:rtl w:val="0"/>
        </w:rPr>
        <w:t xml:space="preserve">ANNEXE</w:t>
      </w:r>
    </w:p>
    <w:p w:rsidR="00000000" w:rsidDel="00000000" w:rsidP="00000000" w:rsidRDefault="00000000" w:rsidRPr="00000000" w14:paraId="000001B9">
      <w:pPr>
        <w:rPr>
          <w:rFonts w:ascii="Roboto" w:cs="Roboto" w:eastAsia="Roboto" w:hAnsi="Roboto"/>
          <w:b w:val="1"/>
          <w:bCs w:val="1"/>
          <w:vertAlign w:val="baseline"/>
        </w:rPr>
      </w:pPr>
      <w:r w:rsidDel="00000000" w:rsidR="00000000" w:rsidRPr="00000000">
        <w:rPr>
          <w:rtl w:val="0"/>
        </w:rPr>
      </w:r>
    </w:p>
    <w:p w:rsidR="00000000" w:rsidDel="00000000" w:rsidP="00000000" w:rsidRDefault="00000000" w:rsidRPr="00000000" w14:paraId="000001BA">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BB">
      <w:pPr>
        <w:jc w:val="center"/>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ETAT DES ENGAGEMENTS PRIS AVANT </w:t>
      </w:r>
    </w:p>
    <w:p w:rsidR="00000000" w:rsidDel="00000000" w:rsidP="00000000" w:rsidRDefault="00000000" w:rsidRPr="00000000" w14:paraId="000001BC">
      <w:pPr>
        <w:jc w:val="center"/>
        <w:rPr>
          <w:rFonts w:ascii="Roboto" w:cs="Roboto" w:eastAsia="Roboto" w:hAnsi="Roboto"/>
          <w:b w:val="1"/>
          <w:bCs w:val="1"/>
          <w:color w:val="000000"/>
          <w:vertAlign w:val="baseline"/>
        </w:rPr>
      </w:pPr>
      <w:r w:rsidDel="00000000" w:rsidR="00000000" w:rsidRPr="00000000">
        <w:rPr>
          <w:rFonts w:ascii="Roboto" w:cs="Roboto" w:eastAsia="Roboto" w:hAnsi="Roboto"/>
          <w:b w:val="1"/>
          <w:bCs w:val="1"/>
          <w:color w:val="000000"/>
          <w:vertAlign w:val="baseline"/>
          <w:rtl w:val="0"/>
        </w:rPr>
        <w:t xml:space="preserve">LA CONSTITUTION DE LA SOCIETE</w:t>
      </w:r>
    </w:p>
    <w:p w:rsidR="00000000" w:rsidDel="00000000" w:rsidP="00000000" w:rsidRDefault="00000000" w:rsidRPr="00000000" w14:paraId="000001BD">
      <w:pPr>
        <w:jc w:val="both"/>
        <w:rPr>
          <w:rFonts w:ascii="Roboto" w:cs="Roboto" w:eastAsia="Roboto" w:hAnsi="Roboto"/>
          <w:b w:val="1"/>
          <w:bCs w:val="1"/>
          <w:color w:val="000000"/>
          <w:vertAlign w:val="baseline"/>
        </w:rPr>
      </w:pPr>
      <w:r w:rsidDel="00000000" w:rsidR="00000000" w:rsidRPr="00000000">
        <w:rPr>
          <w:rtl w:val="0"/>
        </w:rPr>
      </w:r>
    </w:p>
    <w:p w:rsidR="00000000" w:rsidDel="00000000" w:rsidP="00000000" w:rsidRDefault="00000000" w:rsidRPr="00000000" w14:paraId="000001BE">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BF">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C0">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C1">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C2">
      <w:pPr>
        <w:numPr>
          <w:ilvl w:val="0"/>
          <w:numId w:val="2"/>
        </w:numPr>
        <w:ind w:left="0" w:right="0" w:firstLine="0"/>
        <w:jc w:val="both"/>
        <w:rPr>
          <w:rFonts w:ascii="Roboto" w:cs="Roboto" w:eastAsia="Roboto" w:hAnsi="Roboto"/>
          <w:color w:val="000000"/>
          <w:vertAlign w:val="baseline"/>
        </w:rPr>
      </w:pPr>
      <w:r w:rsidDel="00000000" w:rsidR="00000000" w:rsidRPr="00000000">
        <w:rPr>
          <w:rFonts w:ascii="Roboto" w:cs="Roboto" w:eastAsia="Roboto" w:hAnsi="Roboto"/>
          <w:color w:val="000000"/>
          <w:vertAlign w:val="baseline"/>
          <w:rtl w:val="0"/>
        </w:rPr>
        <w:t xml:space="preserve">Ouverture d'un compte bancaire auprès de la Banque.</w:t>
      </w:r>
    </w:p>
    <w:p w:rsidR="00000000" w:rsidDel="00000000" w:rsidP="00000000" w:rsidRDefault="00000000" w:rsidRPr="00000000" w14:paraId="000001C3">
      <w:pPr>
        <w:jc w:val="both"/>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C4">
      <w:pPr>
        <w:rPr>
          <w:rFonts w:ascii="Roboto" w:cs="Roboto" w:eastAsia="Roboto" w:hAnsi="Roboto"/>
          <w:color w:val="000000"/>
          <w:vertAlign w:val="baseline"/>
        </w:rPr>
      </w:pPr>
      <w:r w:rsidDel="00000000" w:rsidR="00000000" w:rsidRPr="00000000">
        <w:rPr>
          <w:rtl w:val="0"/>
        </w:rPr>
      </w:r>
    </w:p>
    <w:p w:rsidR="00000000" w:rsidDel="00000000" w:rsidP="00000000" w:rsidRDefault="00000000" w:rsidRPr="00000000" w14:paraId="000001C5">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1C6">
      <w:pPr>
        <w:rPr>
          <w:rFonts w:ascii="Roboto" w:cs="Roboto" w:eastAsia="Roboto" w:hAnsi="Roboto"/>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18" w:top="1418" w:left="1418" w:right="141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bane Lallemand" w:id="2" w:date="2026-04-30T14:32:32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toujours SAS</w:t>
      </w:r>
    </w:p>
  </w:comment>
  <w:comment w:author="Albane Lallemand" w:id="4" w:date="2026-04-30T14:33:21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w:t>
      </w:r>
    </w:p>
  </w:comment>
  <w:comment w:author="Albane Lallemand" w:id="5" w:date="2026-04-30T14:33:26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w:t>
      </w:r>
    </w:p>
  </w:comment>
  <w:comment w:author="Albane Lallemand" w:id="0" w:date="2026-04-30T14:32:05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toujours SAS</w:t>
      </w:r>
    </w:p>
  </w:comment>
  <w:comment w:author="Albane Lallemand" w:id="1" w:date="2026-04-30T14:32:24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toujours SAS</w:t>
      </w:r>
    </w:p>
  </w:comment>
  <w:comment w:author="Albane Lallemand" w:id="3" w:date="2026-04-30T14:33:01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0" w15:done="0"/>
  <w15:commentEx w15:paraId="000001D1" w15:done="0"/>
  <w15:commentEx w15:paraId="000001D2" w15:done="0"/>
  <w15:commentEx w15:paraId="000001D3" w15:done="0"/>
  <w15:commentEx w15:paraId="000001D4" w15:done="0"/>
  <w15:commentEx w15:paraId="000001D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highlight w:val="yellow"/>
        <w:u w:val="none"/>
        <w:vertAlign w:val="baseline"/>
        <w:rtl w:val="0"/>
      </w:rPr>
      <w:t xml:space="preserve">[denomination_societe] – Statuts constitutifs</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highlight w:val="yellow"/>
        <w:u w:val="none"/>
        <w:vertAlign w:val="baseline"/>
        <w:rtl w:val="0"/>
      </w:rPr>
      <w:t xml:space="preserve">[denomination_societe] – Statuts constitutifs</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Courier" w:cs="Courier" w:eastAsia="Courier" w:hAnsi="Courier"/>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5739448</wp:posOffset>
              </wp:positionH>
              <wp:positionV relativeFrom="paragraph">
                <wp:posOffset>-4126</wp:posOffset>
              </wp:positionV>
              <wp:extent cx="24765" cy="162560"/>
              <wp:effectExtent b="0" l="0" r="0" t="0"/>
              <wp:wrapNone/>
              <wp:docPr id="2" name=""/>
              <a:graphic>
                <a:graphicData uri="http://schemas.microsoft.com/office/word/2010/wordprocessingShape">
                  <wps:wsp>
                    <wps:cNvSpPr/>
                    <wps:cNvPr id="3" name="Shape 3"/>
                    <wps:spPr>
                      <a:xfrm>
                        <a:off x="5338380" y="3703483"/>
                        <a:ext cx="15240" cy="153035"/>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w:cs="Courier" w:eastAsia="Courier" w:hAnsi="Courier"/>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5739448</wp:posOffset>
              </wp:positionH>
              <wp:positionV relativeFrom="paragraph">
                <wp:posOffset>-4126</wp:posOffset>
              </wp:positionV>
              <wp:extent cx="24765" cy="1625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4765" cy="1625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5740083</wp:posOffset>
              </wp:positionH>
              <wp:positionV relativeFrom="paragraph">
                <wp:posOffset>-4126</wp:posOffset>
              </wp:positionV>
              <wp:extent cx="24130" cy="161925"/>
              <wp:effectExtent b="0" l="0" r="0" t="0"/>
              <wp:wrapSquare wrapText="bothSides" distB="0" distT="0" distL="114300" distR="114300"/>
              <wp:docPr id="1" name=""/>
              <a:graphic>
                <a:graphicData uri="http://schemas.microsoft.com/office/word/2010/wordprocessingShape">
                  <wps:wsp>
                    <wps:cNvSpPr/>
                    <wps:cNvPr id="2" name="Shape 2"/>
                    <wps:spPr>
                      <a:xfrm>
                        <a:off x="5338698" y="3703800"/>
                        <a:ext cx="14605" cy="15240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5740083</wp:posOffset>
              </wp:positionH>
              <wp:positionV relativeFrom="paragraph">
                <wp:posOffset>-4126</wp:posOffset>
              </wp:positionV>
              <wp:extent cx="24130" cy="1619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4130" cy="1619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tabs>
        <w:tab w:val="right" w:leader="none" w:pos="10489"/>
      </w:tabs>
      <w:ind w:right="360"/>
      <w:jc w:val="center"/>
      <w:rPr>
        <w:color w:val="000000"/>
        <w:sz w:val="24"/>
        <w:szCs w:val="24"/>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8000"/>
      <w:numFmt w:val="bullet"/>
      <w:lvlText w:val="-"/>
      <w:lvlJc w:val="left"/>
      <w:pPr>
        <w:ind w:left="36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8000"/>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5">
    <w:lvl w:ilvl="0">
      <w:start w:val="1"/>
      <w:numFmt w:val="bullet"/>
      <w:lvlText w:val="-"/>
      <w:lvlJc w:val="left"/>
      <w:pPr>
        <w:ind w:left="720" w:hanging="360"/>
      </w:pPr>
      <w:rPr>
        <w:rFonts w:ascii="Times New Roman" w:cs="Times New Roman" w:eastAsia="Times New Roman" w:hAnsi="Times New Roman"/>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6">
    <w:lvl w:ilvl="0">
      <w:start w:val="4"/>
      <w:numFmt w:val="bullet"/>
      <w:lvlText w:val="-"/>
      <w:lvlJc w:val="left"/>
      <w:pPr>
        <w:ind w:left="720" w:hanging="360"/>
      </w:pPr>
      <w:rPr>
        <w:rFonts w:ascii="Roboto" w:cs="Roboto" w:eastAsia="Roboto" w:hAnsi="Roboto"/>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0" w:lineRule="auto"/>
      <w:ind w:left="0" w:firstLine="0"/>
      <w:jc w:val="both"/>
    </w:pPr>
    <w:rPr>
      <w:rFonts w:ascii="Courier New" w:cs="Courier New" w:eastAsia="Courier New" w:hAnsi="Courier New"/>
      <w:b w:val="1"/>
      <w:bCs w:val="1"/>
      <w:color w:val="000000"/>
      <w:sz w:val="24"/>
      <w:szCs w:val="24"/>
      <w:u w:val="single"/>
      <w:vertAlign w:val="baseline"/>
    </w:rPr>
  </w:style>
  <w:style w:type="paragraph" w:styleId="Heading2">
    <w:name w:val="heading 2"/>
    <w:basedOn w:val="Normal"/>
    <w:next w:val="Normal"/>
    <w:pPr>
      <w:keepNext w:val="1"/>
      <w:widowControl w:val="1"/>
      <w:spacing w:after="0" w:before="0" w:lineRule="auto"/>
      <w:ind w:left="0" w:firstLine="0"/>
      <w:jc w:val="center"/>
    </w:pPr>
    <w:rPr>
      <w:rFonts w:ascii="Courier New" w:cs="Courier New" w:eastAsia="Courier New" w:hAnsi="Courier New"/>
      <w:b w:val="1"/>
      <w:bCs w:val="1"/>
      <w:color w:val="000000"/>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widowControl w:val="1"/>
      <w:spacing w:after="120" w:before="0" w:lineRule="auto"/>
      <w:ind w:left="1134" w:right="0" w:firstLine="0"/>
      <w:jc w:val="left"/>
    </w:pPr>
    <w:rPr>
      <w:rFonts w:ascii="Arial" w:cs="Arial" w:eastAsia="Arial" w:hAnsi="Arial"/>
      <w:b w:val="1"/>
      <w:bCs w:val="1"/>
      <w:color w:val="000000"/>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NH0IRPVlUr2WCF2D17Htnis45g==">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2026-06-08T10:58:52Z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