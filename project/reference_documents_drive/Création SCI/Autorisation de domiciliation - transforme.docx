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805.0" w:type="dxa"/>
        <w:jc w:val="center"/>
        <w:tblBorders>
          <w:top w:color="000000" w:space="0" w:sz="24" w:val="single"/>
          <w:left w:color="000000" w:space="0" w:sz="24" w:val="single"/>
          <w:bottom w:color="000000" w:space="0" w:sz="24" w:val="single"/>
          <w:right w:color="000000" w:space="0" w:sz="24" w:val="single"/>
          <w:insideH w:color="000000" w:space="0" w:sz="24" w:val="single"/>
          <w:insideV w:color="000000" w:space="0" w:sz="24" w:val="single"/>
        </w:tblBorders>
        <w:tblLayout w:type="fixed"/>
        <w:tblLook w:val="0400"/>
      </w:tblPr>
      <w:tblGrid>
        <w:gridCol w:w="6805"/>
        <w:tblGridChange w:id="0">
          <w:tblGrid>
            <w:gridCol w:w="6805"/>
          </w:tblGrid>
        </w:tblGridChange>
      </w:tblGrid>
      <w:tr>
        <w:trPr>
          <w:cantSplit w:val="0"/>
          <w:trHeight w:val="953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jc w:val="center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AUTORISATION DE DOMICILIATION</w:t>
            </w:r>
          </w:p>
          <w:p w:rsidR="00000000" w:rsidDel="00000000" w:rsidP="00000000" w:rsidRDefault="00000000" w:rsidRPr="00000000" w14:paraId="00000004">
            <w:pPr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Je soussignée [civilite] [prenom] [nom] autorise la domiciliation de</w:t>
      </w:r>
      <w:sdt>
        <w:sdtPr>
          <w:id w:val="2088731658"/>
          <w:tag w:val="goog_rdk_0"/>
        </w:sdtPr>
        <w:sdtContent>
          <w:ins w:author="Albane Lallemand" w:id="0" w:date="2026-04-30T13:06:38Z"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 la Société</w:t>
            </w:r>
          </w:ins>
        </w:sdtContent>
      </w:sdt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[denomination_societe] au capital de [capital_social] € en cours de formation, dans les locaux situés </w:t>
      </w:r>
      <w:sdt>
        <w:sdtPr>
          <w:id w:val="-1918754405"/>
          <w:tag w:val="goog_rdk_1"/>
        </w:sdtPr>
        <w:sdtContent>
          <w:ins w:author="Albane Lallemand" w:id="1" w:date="2026-04-30T13:06:46Z"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au</w:t>
            </w:r>
          </w:ins>
        </w:sdtContent>
      </w:sdt>
      <w:sdt>
        <w:sdtPr>
          <w:id w:val="-191982839"/>
          <w:tag w:val="goog_rdk_2"/>
        </w:sdtPr>
        <w:sdtContent>
          <w:del w:author="Albane Lallemand" w:id="1" w:date="2026-04-30T13:06:46Z"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delText xml:space="preserve">à</w:delText>
            </w:r>
          </w:del>
        </w:sdtContent>
      </w:sdt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[num_voie_siege] [voie_siege], [cp_siege] [ville_siege], pour une durée indéterminée.</w:t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Fait à [lieu_signature]</w:t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  <w:color w:val="ff0000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Le [date_signature]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righ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righ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righ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righ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4248" w:firstLine="708.0000000000001"/>
        <w:rPr>
          <w:rFonts w:ascii="Roboto" w:cs="Roboto" w:eastAsia="Roboto" w:hAnsi="Roboto"/>
          <w:color w:val="ee0000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ee0000"/>
          <w:sz w:val="20"/>
          <w:szCs w:val="20"/>
          <w:rtl w:val="0"/>
        </w:rPr>
        <w:t xml:space="preserve">[civilite] [prenom] [nom]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f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jc w:val="center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YUWxyrG69ImzAIXGpYKol0f+yQ==">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cp:lastModifiedBy/>
  <cp:revision>1</cp:revision>
  <dcterms:modified xsi:type="dcterms:W3CDTF">2026-06-08T10:58:44Z</dcterms:modified>
  <dc:creator/>
  <dc:subject/>
  <dc:description/>
  <cp:keywords/>
  <cp:category/>
  <cp:contentStatus/>
  <dc:identifier/>
  <cp:version/>
</cp:coreProperties>
</file>