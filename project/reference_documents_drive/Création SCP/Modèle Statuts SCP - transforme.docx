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1"/>
          <w:bCs w:val="1"/>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 [denomination_societe]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[forme_sociale]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Siège social : [num_voie_siege] [voie_siege], [cp_siege] [ville_siege]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center"/>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Au capital de : [capital_social] euros</w:t>
      </w:r>
      <w:r w:rsidDel="00000000" w:rsidR="00000000" w:rsidRPr="00000000">
        <w:rPr>
          <w:rtl w:val="0"/>
        </w:rPr>
      </w:r>
    </w:p>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STATUTS</w:t>
            </w:r>
          </w:p>
          <w:p w:rsidR="00000000" w:rsidDel="00000000" w:rsidP="00000000" w:rsidRDefault="00000000" w:rsidRPr="00000000" w14:paraId="0000000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color w:val="000000"/>
          <w:sz w:val="20"/>
          <w:szCs w:val="20"/>
          <w:u w:val="single"/>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SOUSSIGNES :</w:t>
      </w:r>
    </w:p>
    <w:p w:rsidR="00000000" w:rsidDel="00000000" w:rsidP="00000000" w:rsidRDefault="00000000" w:rsidRPr="00000000" w14:paraId="0000001F">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0">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center" w:leader="none" w:pos="709"/>
        </w:tabs>
        <w:spacing w:after="0" w:before="0" w:line="240" w:lineRule="auto"/>
        <w:ind w:left="720" w:right="0" w:hanging="360"/>
        <w:jc w:val="both"/>
        <w:rPr>
          <w:rFonts w:ascii="Roboto" w:cs="Roboto" w:eastAsia="Roboto" w:hAnsi="Roboto"/>
          <w:b w:val="0"/>
          <w:bCs w:val="0"/>
          <w:i w:val="0"/>
          <w:iCs w:val="0"/>
          <w:smallCaps w:val="0"/>
          <w:strike w:val="0"/>
          <w:color w:val="00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000000"/>
          <w:sz w:val="20"/>
          <w:szCs w:val="20"/>
          <w:highlight w:val="yellow"/>
          <w:u w:val="none"/>
          <w:vertAlign w:val="baseline"/>
          <w:rtl w:val="0"/>
        </w:rPr>
        <w:t xml:space="preserve">[civilite_personne_1] [prenom_personne_1] [nom_personne_1], née [nom_naissance_personne_1], domiciliée [adresse_personne_1], née le [date_naissance_personne_1] à [ville_naissance_personne_1] ([pays_naissance_personne_1]), de nationalité [nationalite_personne_1], [situation_maritale_personne_1].</w:t>
      </w:r>
      <w:r w:rsidDel="00000000" w:rsidR="00000000" w:rsidRPr="00000000">
        <w:rPr>
          <w:rtl w:val="0"/>
        </w:rPr>
      </w:r>
    </w:p>
    <w:p w:rsidR="00000000" w:rsidDel="00000000" w:rsidP="00000000" w:rsidRDefault="00000000" w:rsidRPr="00000000" w14:paraId="00000022">
      <w:pPr>
        <w:shd w:fill="ffffff" w:val="clear"/>
        <w:jc w:val="both"/>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3">
      <w:pPr>
        <w:shd w:fill="ffffff" w:val="clear"/>
        <w:jc w:val="both"/>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4">
      <w:pPr>
        <w:numPr>
          <w:ilvl w:val="0"/>
          <w:numId w:val="3"/>
        </w:numPr>
        <w:shd w:fill="ffffff" w:val="clear"/>
        <w:ind w:left="720" w:hanging="360"/>
        <w:jc w:val="both"/>
        <w:rPr>
          <w:rFonts w:ascii="Roboto" w:cs="Roboto" w:eastAsia="Roboto" w:hAnsi="Roboto"/>
          <w:sz w:val="20"/>
          <w:szCs w:val="20"/>
          <w:highlight w:val="yellow"/>
        </w:rPr>
      </w:pPr>
      <w:r w:rsidDel="00000000" w:rsidR="00000000" w:rsidRPr="00000000">
        <w:rPr>
          <w:rFonts w:ascii="Roboto" w:cs="Roboto" w:eastAsia="Roboto" w:hAnsi="Roboto"/>
          <w:b w:val="1"/>
          <w:bCs w:val="1"/>
          <w:sz w:val="20"/>
          <w:szCs w:val="20"/>
          <w:highlight w:val="yellow"/>
          <w:rtl w:val="0"/>
        </w:rPr>
        <w:t xml:space="preserve">[civilite_personne_2] [prenom_personne_2] [nom_personne_2], domicilié [adresse_personne_2], né le [date_naissance_personne_2] à [ville_naissance_personne_2], de nationalité [nationalite_personne_2] et [situation_maritale_personne_2].</w:t>
      </w:r>
      <w:r w:rsidDel="00000000" w:rsidR="00000000" w:rsidRPr="00000000">
        <w:rPr>
          <w:rtl w:val="0"/>
        </w:rPr>
      </w:r>
    </w:p>
    <w:p w:rsidR="00000000" w:rsidDel="00000000" w:rsidP="00000000" w:rsidRDefault="00000000" w:rsidRPr="00000000" w14:paraId="00000025">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Ont établi ainsi qu’il suit, les statuts d’une [forme_sociale] qu’ils ont convenu de constituer entre eux dans le but principal de :</w:t>
      </w:r>
    </w:p>
    <w:p w:rsidR="00000000" w:rsidDel="00000000" w:rsidP="00000000" w:rsidRDefault="00000000" w:rsidRPr="00000000" w14:paraId="0000002B">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C">
      <w:pPr>
        <w:numPr>
          <w:ilvl w:val="0"/>
          <w:numId w:val="2"/>
        </w:numPr>
        <w:ind w:left="567" w:hanging="42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prévenir les inconvénients d’une indivision, en particulier l’action en partage et la règle de l’unanimité ;</w:t>
      </w:r>
    </w:p>
    <w:p w:rsidR="00000000" w:rsidDel="00000000" w:rsidP="00000000" w:rsidRDefault="00000000" w:rsidRPr="00000000" w14:paraId="0000002D">
      <w:pPr>
        <w:numPr>
          <w:ilvl w:val="0"/>
          <w:numId w:val="2"/>
        </w:numPr>
        <w:ind w:left="567" w:hanging="425"/>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D’organiser la transmission ;</w:t>
      </w:r>
    </w:p>
    <w:p w:rsidR="00000000" w:rsidDel="00000000" w:rsidP="00000000" w:rsidRDefault="00000000" w:rsidRPr="00000000" w14:paraId="0000002E">
      <w:pPr>
        <w:shd w:fill="ffffff" w:val="clear"/>
        <w:spacing w:after="39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F">
      <w:pPr>
        <w:shd w:fill="ffffff" w:val="clear"/>
        <w:spacing w:after="39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 – FORME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1">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propriétaires de parts ci-avant désignés et ceux qui pourront l’être ultérieurement, il est créé une [forme_sociale] régie par les articles 1832 et suivants du Code Civil et par les présents statuts.</w:t>
      </w:r>
    </w:p>
    <w:p w:rsidR="00000000" w:rsidDel="00000000" w:rsidP="00000000" w:rsidRDefault="00000000" w:rsidRPr="00000000" w14:paraId="00000032">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 – OBJET </w:t>
      </w:r>
    </w:p>
    <w:p w:rsidR="00000000" w:rsidDel="00000000" w:rsidP="00000000" w:rsidRDefault="00000000" w:rsidRPr="00000000" w14:paraId="00000033">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objet en France et hors de France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dans la limite des opérations à caractère strictement civil, à l'exclusion de toute opération commerciale : </w:t>
      </w:r>
    </w:p>
    <w:p w:rsidR="00000000" w:rsidDel="00000000" w:rsidP="00000000" w:rsidRDefault="00000000" w:rsidRPr="00000000" w14:paraId="00000034">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prise de participation, directe ou indirecte, dans toutes sociétés ou groupements, par voie d’acquisition, d’échange, d’apport, de souscription ou autrement, ainsi que la gestion de ces participations.</w:t>
      </w:r>
    </w:p>
    <w:p w:rsidR="00000000" w:rsidDel="00000000" w:rsidP="00000000" w:rsidRDefault="00000000" w:rsidRPr="00000000" w14:paraId="00000036">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détention, la gestion, l’administration et la mise en valeur d’un portefeuille de titres, parts sociales, valeurs mobilières, actifs financiers et tous droits s’y rapportant.</w:t>
      </w:r>
    </w:p>
    <w:p w:rsidR="00000000" w:rsidDel="00000000" w:rsidP="00000000" w:rsidRDefault="00000000" w:rsidRPr="00000000" w14:paraId="00000038">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9">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gestion financière, administrative et patrimoniale des sociétés dans lesquelles la société détient des participations, à l’exclusion de toute activité commerciale.</w:t>
      </w:r>
    </w:p>
    <w:p w:rsidR="00000000" w:rsidDel="00000000" w:rsidP="00000000" w:rsidRDefault="00000000" w:rsidRPr="00000000" w14:paraId="0000003A">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L’acquisition, la cession, l’arbitrage, la gestion ou la conservation de tous titres ou droits sociaux, ainsi que le placement des disponibilités.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L’acquisition, la propriété, l’échange ainsi que la location, l’administration et la gérance de tous biens immobiliers, mobiliers, créances et placements tels que les valeurs mobilières, les titres, les droits sociaux, les contrats de capitalisation, et autres produits financiers portant intérêt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L’emprunt, le cautionnement simple ou hypothécaire nécessaire à la réalisation de l’objet social ;</w:t>
      </w:r>
    </w:p>
    <w:p w:rsidR="00000000" w:rsidDel="00000000" w:rsidP="00000000" w:rsidRDefault="00000000" w:rsidRPr="00000000" w14:paraId="00000040">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numPr>
          <w:ilvl w:val="0"/>
          <w:numId w:val="2"/>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plus généralement, toutes opérations civiles pouvant se rattacher directement ou indirectement à l’objet ci-dessus, à l’exclusion de toute opération à caractère commercial</w:t>
      </w:r>
    </w:p>
    <w:p w:rsidR="00000000" w:rsidDel="00000000" w:rsidP="00000000" w:rsidRDefault="00000000" w:rsidRPr="00000000" w14:paraId="00000042">
      <w:pPr>
        <w:ind w:left="567"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ind w:left="567"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 – DENOMINATION </w:t>
      </w:r>
    </w:p>
    <w:p w:rsidR="00000000" w:rsidDel="00000000" w:rsidP="00000000" w:rsidRDefault="00000000" w:rsidRPr="00000000" w14:paraId="00000045">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dénomination de la société est : [denomination_societe]</w:t>
      </w:r>
    </w:p>
    <w:p w:rsidR="00000000" w:rsidDel="00000000" w:rsidP="00000000" w:rsidRDefault="00000000" w:rsidRPr="00000000" w14:paraId="0000004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4 – DUREE </w:t>
      </w:r>
    </w:p>
    <w:p w:rsidR="00000000" w:rsidDel="00000000" w:rsidP="00000000" w:rsidRDefault="00000000" w:rsidRPr="00000000" w14:paraId="0000004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w:t>
      </w:r>
      <w:sdt>
        <w:sdtPr>
          <w:id w:val="-1581730642"/>
          <w:tag w:val="goog_rdk_0"/>
        </w:sdtPr>
        <w:sdtContent>
          <w:ins w:author="Albane Lallemand" w:id="0" w:date="2026-04-30T13:35:04Z">
            <w:r w:rsidDel="00000000" w:rsidR="00000000" w:rsidRPr="00000000">
              <w:rPr>
                <w:rFonts w:ascii="Roboto" w:cs="Roboto" w:eastAsia="Roboto" w:hAnsi="Roboto"/>
                <w:sz w:val="20"/>
                <w:szCs w:val="20"/>
                <w:rtl w:val="0"/>
              </w:rPr>
              <w:t xml:space="preserve">99</w:t>
            </w:r>
          </w:ins>
        </w:sdtContent>
      </w:sdt>
      <w:sdt>
        <w:sdtPr>
          <w:id w:val="-946671653"/>
          <w:tag w:val="goog_rdk_1"/>
        </w:sdtPr>
        <w:sdtContent>
          <w:del w:author="Albane Lallemand" w:id="0" w:date="2026-04-30T13:35:04Z">
            <w:r w:rsidDel="00000000" w:rsidR="00000000" w:rsidRPr="00000000">
              <w:rPr>
                <w:rFonts w:ascii="Roboto" w:cs="Roboto" w:eastAsia="Roboto" w:hAnsi="Roboto"/>
                <w:sz w:val="20"/>
                <w:szCs w:val="20"/>
                <w:rtl w:val="0"/>
              </w:rPr>
              <w:delText xml:space="preserve">[duree_societe]</w:delText>
            </w:r>
          </w:del>
        </w:sdtContent>
      </w:sdt>
      <w:r w:rsidDel="00000000" w:rsidR="00000000" w:rsidRPr="00000000">
        <w:rPr>
          <w:rFonts w:ascii="Roboto" w:cs="Roboto" w:eastAsia="Roboto" w:hAnsi="Roboto"/>
          <w:sz w:val="20"/>
          <w:szCs w:val="20"/>
          <w:rtl w:val="0"/>
        </w:rPr>
        <w:t xml:space="preserve"> années à compter de la date d’immatriculation au Registre du Commerce sauf les causes de prorogation ou de dissolution prévues aux présents statuts.</w:t>
      </w:r>
    </w:p>
    <w:p w:rsidR="00000000" w:rsidDel="00000000" w:rsidP="00000000" w:rsidRDefault="00000000" w:rsidRPr="00000000" w14:paraId="00000048">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5 – SIEGE </w:t>
      </w:r>
    </w:p>
    <w:p w:rsidR="00000000" w:rsidDel="00000000" w:rsidP="00000000" w:rsidRDefault="00000000" w:rsidRPr="00000000" w14:paraId="00000049">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siège social est fixé : [num_voie_siege] [voie_siege], [cp_siege] [ville_siege]</w:t>
      </w:r>
    </w:p>
    <w:p w:rsidR="00000000" w:rsidDel="00000000" w:rsidP="00000000" w:rsidRDefault="00000000" w:rsidRPr="00000000" w14:paraId="0000004A">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pourra être transféré par simple délibération des associés dans tout autre lieu ou toute autre commune situés en France.</w:t>
      </w:r>
    </w:p>
    <w:p w:rsidR="00000000" w:rsidDel="00000000" w:rsidP="00000000" w:rsidRDefault="00000000" w:rsidRPr="00000000" w14:paraId="0000004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6 – APPORT, CAPITAL SOCIAL ET PARTS D’INTERET</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4D">
      <w:pPr>
        <w:shd w:fill="ffffff" w:val="clear"/>
        <w:spacing w:after="390" w:lineRule="auto"/>
        <w:jc w:val="both"/>
        <w:rPr>
          <w:rFonts w:ascii="Roboto" w:cs="Roboto" w:eastAsia="Roboto" w:hAnsi="Roboto"/>
          <w:b w:val="1"/>
          <w:bCs w:val="1"/>
          <w:sz w:val="20"/>
          <w:szCs w:val="20"/>
          <w:u w:val="single"/>
        </w:rPr>
      </w:pPr>
      <w:bookmarkStart w:colFirst="0" w:colLast="0" w:name="_heading=h.dnx8tqvplbbw" w:id="0"/>
      <w:bookmarkEnd w:id="0"/>
      <w:r w:rsidDel="00000000" w:rsidR="00000000" w:rsidRPr="00000000">
        <w:rPr>
          <w:rFonts w:ascii="Roboto" w:cs="Roboto" w:eastAsia="Roboto" w:hAnsi="Roboto"/>
          <w:b w:val="1"/>
          <w:bCs w:val="1"/>
          <w:sz w:val="20"/>
          <w:szCs w:val="20"/>
          <w:u w:val="single"/>
          <w:rtl w:val="0"/>
        </w:rPr>
        <w:t xml:space="preserve">Article 6.1 Apports</w:t>
      </w:r>
    </w:p>
    <w:p w:rsidR="00000000" w:rsidDel="00000000" w:rsidP="00000000" w:rsidRDefault="00000000" w:rsidRPr="00000000" w14:paraId="0000004E">
      <w:pPr>
        <w:widowControl w:val="0"/>
        <w:spacing w:before="92" w:line="237"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effectuent les apports en numéraire suivants qui sont intégralement libérés.</w:t>
      </w:r>
    </w:p>
    <w:p w:rsidR="00000000" w:rsidDel="00000000" w:rsidP="00000000" w:rsidRDefault="00000000" w:rsidRPr="00000000" w14:paraId="0000004F">
      <w:pPr>
        <w:widowControl w:val="0"/>
        <w:spacing w:before="1"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widowControl w:val="0"/>
        <w:numPr>
          <w:ilvl w:val="0"/>
          <w:numId w:val="2"/>
        </w:numPr>
        <w:spacing w:line="272" w:lineRule="auto"/>
        <w:ind w:left="720" w:right="-2" w:hanging="360"/>
        <w:rPr>
          <w:rFonts w:ascii="Roboto" w:cs="Roboto" w:eastAsia="Roboto" w:hAnsi="Roboto"/>
          <w:b w:val="1"/>
          <w:bCs w:val="1"/>
          <w:sz w:val="20"/>
          <w:szCs w:val="20"/>
          <w:highlight w:val="yellow"/>
          <w:u w:val="none"/>
        </w:rPr>
      </w:pPr>
      <w:r w:rsidDel="00000000" w:rsidR="00000000" w:rsidRPr="00000000">
        <w:rPr>
          <w:rFonts w:ascii="Roboto" w:cs="Roboto" w:eastAsia="Roboto" w:hAnsi="Roboto"/>
          <w:b w:val="1"/>
          <w:bCs w:val="1"/>
          <w:sz w:val="20"/>
          <w:szCs w:val="20"/>
          <w:highlight w:val="yellow"/>
          <w:u w:val="none"/>
          <w:rtl w:val="0"/>
        </w:rPr>
        <w:t xml:space="preserve">[civilite_personne_1] [prenom_personne_1] [nom_personne_1]</w:t>
      </w:r>
    </w:p>
    <w:p w:rsidR="00000000" w:rsidDel="00000000" w:rsidP="00000000" w:rsidRDefault="00000000" w:rsidRPr="00000000" w14:paraId="00000051">
      <w:pPr>
        <w:widowControl w:val="0"/>
        <w:spacing w:line="271" w:lineRule="auto"/>
        <w:ind w:right="-2"/>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La somme de [apport_lettres_personne_1] euros,</w:t>
      </w:r>
    </w:p>
    <w:p w:rsidR="00000000" w:rsidDel="00000000" w:rsidP="00000000" w:rsidRDefault="00000000" w:rsidRPr="00000000" w14:paraId="00000052">
      <w:pPr>
        <w:widowControl w:val="0"/>
        <w:tabs>
          <w:tab w:val="left" w:leader="none" w:pos="7141"/>
        </w:tabs>
        <w:spacing w:line="275" w:lineRule="auto"/>
        <w:ind w:right="-2"/>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ci</w:t>
        <w:tab/>
        <w:t xml:space="preserve">[apport_personne_1] euros</w:t>
      </w:r>
    </w:p>
    <w:p w:rsidR="00000000" w:rsidDel="00000000" w:rsidP="00000000" w:rsidRDefault="00000000" w:rsidRPr="00000000" w14:paraId="00000053">
      <w:pPr>
        <w:widowControl w:val="0"/>
        <w:ind w:right="-2"/>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54">
      <w:pPr>
        <w:widowControl w:val="0"/>
        <w:numPr>
          <w:ilvl w:val="0"/>
          <w:numId w:val="2"/>
        </w:numPr>
        <w:spacing w:line="272" w:lineRule="auto"/>
        <w:ind w:left="720" w:right="-2" w:hanging="360"/>
        <w:rPr>
          <w:rFonts w:ascii="Roboto" w:cs="Roboto" w:eastAsia="Roboto" w:hAnsi="Roboto"/>
          <w:b w:val="1"/>
          <w:bCs w:val="1"/>
          <w:sz w:val="20"/>
          <w:szCs w:val="20"/>
          <w:highlight w:val="yellow"/>
          <w:u w:val="none"/>
        </w:rPr>
      </w:pPr>
      <w:r w:rsidDel="00000000" w:rsidR="00000000" w:rsidRPr="00000000">
        <w:rPr>
          <w:rFonts w:ascii="Roboto" w:cs="Roboto" w:eastAsia="Roboto" w:hAnsi="Roboto"/>
          <w:b w:val="1"/>
          <w:bCs w:val="1"/>
          <w:sz w:val="20"/>
          <w:szCs w:val="20"/>
          <w:highlight w:val="yellow"/>
          <w:u w:val="none"/>
          <w:rtl w:val="0"/>
        </w:rPr>
        <w:t xml:space="preserve">[civilite_personne_2] [prenom_personne_2] [nom_personne_2]</w:t>
      </w:r>
    </w:p>
    <w:p w:rsidR="00000000" w:rsidDel="00000000" w:rsidP="00000000" w:rsidRDefault="00000000" w:rsidRPr="00000000" w14:paraId="00000055">
      <w:pPr>
        <w:widowControl w:val="0"/>
        <w:spacing w:line="271" w:lineRule="auto"/>
        <w:ind w:right="-2"/>
        <w:rPr>
          <w:rFonts w:ascii="Roboto" w:cs="Roboto" w:eastAsia="Roboto" w:hAnsi="Roboto"/>
          <w:sz w:val="20"/>
          <w:szCs w:val="20"/>
        </w:rPr>
      </w:pPr>
      <w:r w:rsidDel="00000000" w:rsidR="00000000" w:rsidRPr="00000000">
        <w:rPr>
          <w:rFonts w:ascii="Roboto" w:cs="Roboto" w:eastAsia="Roboto" w:hAnsi="Roboto"/>
          <w:sz w:val="20"/>
          <w:szCs w:val="20"/>
          <w:highlight w:val="yellow"/>
          <w:rtl w:val="0"/>
        </w:rPr>
        <w:t xml:space="preserve">La somme de [apport_lettres_personne_2] euros,</w:t>
      </w:r>
      <w:r w:rsidDel="00000000" w:rsidR="00000000" w:rsidRPr="00000000">
        <w:rPr>
          <w:rtl w:val="0"/>
        </w:rPr>
      </w:r>
    </w:p>
    <w:p w:rsidR="00000000" w:rsidDel="00000000" w:rsidP="00000000" w:rsidRDefault="00000000" w:rsidRPr="00000000" w14:paraId="00000056">
      <w:pPr>
        <w:widowControl w:val="0"/>
        <w:tabs>
          <w:tab w:val="left" w:leader="none" w:pos="7081"/>
        </w:tabs>
        <w:spacing w:line="275"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ci</w:t>
        <w:tab/>
        <w:t xml:space="preserve">[apport_personne_2] euros</w:t>
      </w:r>
    </w:p>
    <w:p w:rsidR="00000000" w:rsidDel="00000000" w:rsidP="00000000" w:rsidRDefault="00000000" w:rsidRPr="00000000" w14:paraId="00000057">
      <w:pPr>
        <w:widowControl w:val="0"/>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widowControl w:val="0"/>
        <w:spacing w:before="7" w:lineRule="auto"/>
        <w:ind w:right="-2"/>
        <w:rPr>
          <w:rFonts w:ascii="Roboto" w:cs="Roboto" w:eastAsia="Roboto" w:hAnsi="Roboto"/>
          <w:sz w:val="20"/>
          <w:szCs w:val="2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4446905</wp:posOffset>
                </wp:positionH>
                <wp:positionV relativeFrom="paragraph">
                  <wp:posOffset>164465</wp:posOffset>
                </wp:positionV>
                <wp:extent cx="762000" cy="12700"/>
                <wp:effectExtent b="0" l="0" r="0" t="0"/>
                <wp:wrapTopAndBottom distB="0" distT="0"/>
                <wp:docPr id="1" name=""/>
                <a:graphic>
                  <a:graphicData uri="http://schemas.microsoft.com/office/word/2010/wordprocessingShape">
                    <wps:wsp>
                      <wps:cNvSpPr/>
                      <wps:cNvPr id="2" name="Shape 2"/>
                      <wps:spPr>
                        <a:xfrm>
                          <a:off x="5865430" y="3779365"/>
                          <a:ext cx="762000" cy="1270"/>
                        </a:xfrm>
                        <a:custGeom>
                          <a:rect b="b" l="l" r="r" t="t"/>
                          <a:pathLst>
                            <a:path extrusionOk="0" h="1270" w="762000">
                              <a:moveTo>
                                <a:pt x="0" y="0"/>
                              </a:moveTo>
                              <a:lnTo>
                                <a:pt x="762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4446905</wp:posOffset>
                </wp:positionH>
                <wp:positionV relativeFrom="paragraph">
                  <wp:posOffset>164465</wp:posOffset>
                </wp:positionV>
                <wp:extent cx="7620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59">
      <w:pPr>
        <w:widowControl w:val="0"/>
        <w:tabs>
          <w:tab w:val="left" w:leader="none" w:pos="7081"/>
        </w:tabs>
        <w:spacing w:before="90" w:line="275" w:lineRule="auto"/>
        <w:ind w:right="-2"/>
        <w:rPr>
          <w:rFonts w:ascii="Roboto" w:cs="Roboto" w:eastAsia="Roboto" w:hAnsi="Roboto"/>
          <w:sz w:val="20"/>
          <w:szCs w:val="20"/>
        </w:rPr>
      </w:pPr>
      <w:r w:rsidDel="00000000" w:rsidR="00000000" w:rsidRPr="00000000">
        <w:rPr>
          <w:rFonts w:ascii="Roboto" w:cs="Roboto" w:eastAsia="Roboto" w:hAnsi="Roboto"/>
          <w:sz w:val="20"/>
          <w:szCs w:val="20"/>
          <w:rtl w:val="0"/>
        </w:rPr>
        <w:t xml:space="preserve">SOIT AU TOTAL</w:t>
        <w:tab/>
        <w:t xml:space="preserve">[capital_social] euros</w:t>
      </w:r>
    </w:p>
    <w:p w:rsidR="00000000" w:rsidDel="00000000" w:rsidP="00000000" w:rsidRDefault="00000000" w:rsidRPr="00000000" w14:paraId="0000005A">
      <w:pPr>
        <w:widowControl w:val="0"/>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w:t>
      </w:r>
      <w:r w:rsidDel="00000000" w:rsidR="00000000" w:rsidRPr="00000000">
        <w:rPr>
          <w:rFonts w:ascii="Roboto" w:cs="Roboto" w:eastAsia="Roboto" w:hAnsi="Roboto"/>
          <w:sz w:val="20"/>
          <w:szCs w:val="20"/>
          <w:highlight w:val="yellow"/>
          <w:rtl w:val="0"/>
        </w:rPr>
        <w:t xml:space="preserve">[nom_banque], [adresse_banque].</w:t>
      </w:r>
      <w:r w:rsidDel="00000000" w:rsidR="00000000" w:rsidRPr="00000000">
        <w:rPr>
          <w:rtl w:val="0"/>
        </w:rPr>
      </w:r>
    </w:p>
    <w:p w:rsidR="00000000" w:rsidDel="00000000" w:rsidP="00000000" w:rsidRDefault="00000000" w:rsidRPr="00000000" w14:paraId="0000005C">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6.2 Capital social</w:t>
      </w:r>
    </w:p>
    <w:p w:rsidR="00000000" w:rsidDel="00000000" w:rsidP="00000000" w:rsidRDefault="00000000" w:rsidRPr="00000000" w14:paraId="0000005E">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de [capital_social] euros divisé en [nb_parts_total] parts de [valeur_nominale_part] euro. Les parts ont été attribuées aux associés, dans la proportion et en rémunération de leurs avoirs respectifs, à savoir :</w:t>
      </w:r>
    </w:p>
    <w:p w:rsidR="00000000" w:rsidDel="00000000" w:rsidP="00000000" w:rsidRDefault="00000000" w:rsidRPr="00000000" w14:paraId="0000005F">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b w:val="1"/>
          <w:bCs w:val="1"/>
          <w:sz w:val="20"/>
          <w:szCs w:val="20"/>
          <w:highlight w:val="yellow"/>
          <w:rtl w:val="0"/>
        </w:rPr>
        <w:t xml:space="preserve">[prenom_personne_1] [nom_personne_1], à concurrence de [nb_parts_lettres_personne_1] parts numérotées</w:t>
      </w:r>
    </w:p>
    <w:p w:rsidR="00000000" w:rsidDel="00000000" w:rsidP="00000000" w:rsidRDefault="00000000" w:rsidRPr="00000000" w14:paraId="00000060">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sz w:val="20"/>
          <w:szCs w:val="20"/>
          <w:highlight w:val="yellow"/>
          <w:rtl w:val="0"/>
        </w:rPr>
        <w:t xml:space="preserve">de [numero_part_debut_personne_1] à [numero_part_fin_personne_1] …………………………………………………….……………………………. [nb_parts_personne_1] PARTS   </w:t>
      </w:r>
      <w:r w:rsidDel="00000000" w:rsidR="00000000" w:rsidRPr="00000000">
        <w:rPr>
          <w:rtl w:val="0"/>
        </w:rPr>
      </w:r>
    </w:p>
    <w:p w:rsidR="00000000" w:rsidDel="00000000" w:rsidP="00000000" w:rsidRDefault="00000000" w:rsidRPr="00000000" w14:paraId="00000061">
      <w:pPr>
        <w:shd w:fill="ffffff" w:val="clear"/>
        <w:jc w:val="both"/>
        <w:rPr>
          <w:rFonts w:ascii="Roboto" w:cs="Roboto" w:eastAsia="Roboto" w:hAnsi="Roboto"/>
          <w:b w:val="1"/>
          <w:bCs w:val="1"/>
          <w:sz w:val="20"/>
          <w:szCs w:val="20"/>
          <w:highlight w:val="yellow"/>
        </w:rPr>
      </w:pPr>
      <w:r w:rsidDel="00000000" w:rsidR="00000000" w:rsidRPr="00000000">
        <w:rPr>
          <w:rtl w:val="0"/>
        </w:rPr>
      </w:r>
    </w:p>
    <w:p w:rsidR="00000000" w:rsidDel="00000000" w:rsidP="00000000" w:rsidRDefault="00000000" w:rsidRPr="00000000" w14:paraId="00000062">
      <w:pPr>
        <w:shd w:fill="ffffff" w:val="clear"/>
        <w:jc w:val="both"/>
        <w:rPr>
          <w:rFonts w:ascii="Roboto" w:cs="Roboto" w:eastAsia="Roboto" w:hAnsi="Roboto"/>
          <w:b w:val="1"/>
          <w:bCs w:val="1"/>
          <w:sz w:val="20"/>
          <w:szCs w:val="20"/>
          <w:highlight w:val="yellow"/>
        </w:rPr>
      </w:pPr>
      <w:r w:rsidDel="00000000" w:rsidR="00000000" w:rsidRPr="00000000">
        <w:rPr>
          <w:rFonts w:ascii="Roboto" w:cs="Roboto" w:eastAsia="Roboto" w:hAnsi="Roboto"/>
          <w:b w:val="1"/>
          <w:bCs w:val="1"/>
          <w:sz w:val="20"/>
          <w:szCs w:val="20"/>
          <w:highlight w:val="yellow"/>
          <w:rtl w:val="0"/>
        </w:rPr>
        <w:t xml:space="preserve">[prenom_personne_2] [nom_personne_2], à concurrence de [nb_parts_lettres_personne_2] parts numérotées</w:t>
      </w:r>
    </w:p>
    <w:p w:rsidR="00000000" w:rsidDel="00000000" w:rsidP="00000000" w:rsidRDefault="00000000" w:rsidRPr="00000000" w14:paraId="00000063">
      <w:pPr>
        <w:shd w:fill="ffffff" w:val="clea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highlight w:val="yellow"/>
          <w:rtl w:val="0"/>
        </w:rPr>
        <w:t xml:space="preserve">De [numero_part_debut_personne_2] à [numero_part_fin_personne_2]…………………………………………………..…………………..  [nb_parts_personne_2] PARTS</w:t>
      </w:r>
      <w:r w:rsidDel="00000000" w:rsidR="00000000" w:rsidRPr="00000000">
        <w:rPr>
          <w:rFonts w:ascii="Roboto" w:cs="Roboto" w:eastAsia="Roboto" w:hAnsi="Roboto"/>
          <w:b w:val="1"/>
          <w:bCs w:val="1"/>
          <w:sz w:val="20"/>
          <w:szCs w:val="20"/>
          <w:rtl w:val="0"/>
        </w:rPr>
        <w:t xml:space="preserve">    </w:t>
      </w:r>
      <w:r w:rsidDel="00000000" w:rsidR="00000000" w:rsidRPr="00000000">
        <w:rPr>
          <w:rtl w:val="0"/>
        </w:rPr>
      </w:r>
    </w:p>
    <w:p w:rsidR="00000000" w:rsidDel="00000000" w:rsidP="00000000" w:rsidRDefault="00000000" w:rsidRPr="00000000" w14:paraId="00000064">
      <w:pPr>
        <w:shd w:fill="ffffff" w:val="clea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65">
      <w:pPr>
        <w:shd w:fill="ffffff" w:val="clear"/>
        <w:spacing w:after="39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Total :  ……………………………………………………………………………..………...  [nb_parts_total] PARTS    </w:t>
      </w:r>
      <w:r w:rsidDel="00000000" w:rsidR="00000000" w:rsidRPr="00000000">
        <w:rPr>
          <w:rtl w:val="0"/>
        </w:rPr>
      </w:r>
    </w:p>
    <w:p w:rsidR="00000000" w:rsidDel="00000000" w:rsidP="00000000" w:rsidRDefault="00000000" w:rsidRPr="00000000" w14:paraId="0000006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créé aucun titre de part d’intérêt, les droits de chaque associé résulteront uniquement des présents statuts et de tous les actes qui viendraient les modifier.</w:t>
      </w:r>
    </w:p>
    <w:p w:rsidR="00000000" w:rsidDel="00000000" w:rsidP="00000000" w:rsidRDefault="00000000" w:rsidRPr="00000000" w14:paraId="0000006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6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6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6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7 – CESSION DE PARTS D’INTERETS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cession des parts sociales est effectuée par acte authentique ou sous seing privé. Toute cession doit, conformément à l'article 1690 du Code civil, être signifiée à la Société ou acceptée par elle dans un acte authentique. La cession n'est opposable aux tiers qu'après accomplissement de ces formalités et dépôt au Registre du Commerce et des Sociétés de deux copies de l'acte authentique ou de deux originaux de l'acte sous seing privé de cession.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parts sociales sont librement cessibles entre associés et au profit du conjoint, des ascendants ou descendants du cédant.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Elles ne peuvent être cédées à d'autres personnes qu'avec l'autorisation préalable de l'assemblée générale extraordinaire des associés.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l'effet d'obtenir cette autorisation, l'associé cédant en informe la Société et chacun des associés par lettre recommandée avec demande d'avis de réception, en indiquant les prénoms, nom, profession, domicile et nationalité du cessionnaire proposé, ainsi que le nombre de parts sociales dont la cession est envisagée.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Dans les 30 jours de cette notification, la gérance doit réunir l'assemblée générale extraordinaire des associés, laquelle statuera, dans les conditions prévues à l'article «Assemblée générale extraordinaire» ci-après, sur l'acceptation ou le refus de la cession proposée. La décision prise n'a pas à être motivée et, en cas de refus, elle ne pourra jamais donner lieu à une réclamation quelconque contre les associés ou contre la Société.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gérance notifie aussitôt le résultat de la consultation à l'associé vendeur, par lettre recommandée avec demande d'avis de réception.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la cession est agréée, elle est régularisée dans le mois de la notification de l'agrément ; à défaut de régularisation dans ce délai, le cessionnaire doit, à nouveau, être soumis à l'agrément des associés dans les conditions sus-indiquées.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l'agrément est refusé, les associés disposent alors d'un délai de trois mois pour se porter acquéreurs desdites parts. En cas de demande excédant le nombre de parts offertes, il est procédé par la gérance à une répartition des parts entre les demandeurs proportionnellement au nombre de parts détenues par ces derniers et dans la limite de leurs demandes. Si aucun associé ne se porte acquéreur dans le délai prévu, la Société peut faire acquérir les parts par un tiers désigné à l'unanimité des associés autres que le cédant ou procéder elle-même au rachat desdites parts en vue de leur annulation, la décision de rachat devant également être prise à l'unanimité des associés autres que le cédant. Le nom du ou des acquéreurs proposés, associés ou tiers, ou l'offre de rachat par la Société, ainsi que le prix offert, sont notifiés au cédant par la gérance, par lettre recommandée avec demande d'avis de réception. En cas de contestation sur le prix, celui-ci est fixé conformément aux dispositions de l'article 1843-4 du Code civil, le tout sans préjudice du droit du cédant de conserver ses parts.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aucune offre d'achat n'est faite au cédant dans un délai de six mois à compter de la notification à la Société du projet de cession, l'agrément est réputé acquis à moins que les associés autres que le cédant ne décident, dans le même délai, de prononcer la dissolution anticipée de la Société.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cédant peut alors faire échec à la décision de dissolution anticipée de la Société en notifiant à cette dernière par lettre recommandée avec demande d'avis de réception, dans le délai d'un mois à compter de cette décision, qu'il renonce à la cession envisagée.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 projet de nantissement de parts sociales est soumis à agrément dans les conditions édictées ci-dessus. Le consentement donné au projet de nantissement de parts emporte agrément du cessionnaire en cas de réalisation forcée des parts sociales. </w:t>
      </w:r>
    </w:p>
    <w:p w:rsidR="00000000" w:rsidDel="00000000" w:rsidP="00000000" w:rsidRDefault="00000000" w:rsidRPr="00000000" w14:paraId="0000007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8 – TRANSMISSION PAR DECES DES PARTS SOCIALES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associé, la Société continue entre les associés survivants et les héritiers, légataires ou conjoint de l'associé décédé à condition que ceux-ci soient agréés dans les conditions ci-après :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héritiers, légataires ou conjoint non agréés n'ont droit qu'à la valeur des parts sociales de leur auteur.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héritiers, légataires ou conjoint de l'associé décédé doivent justifier de leur qualité dans les trois mois du décès par la production de l'expédition d'un acte de notoriété ou de l'extrait d'un intitulé d'inventaire. L'agrément auquel sont soumis les intéressés doit être donné dans le mois de cette production.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sociales dont le défunt était propriétaire.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sociales qu'il se propose de racheter.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décision d'agrément est prise (à l'unanimité des associés survivants (ou aux conditions de majorité et quorum requises pour toute décision extraordinaire des associés, abstraction faite des parts sociales du défunt). Cette décision est notifiée dans le délai de six mois, à compter de la survenance du décès aux héritiers, légataires et conjoint. A défaut ceux-ci sont réputés agréés.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pluralité d'offres d'associés survivants, ceux-ci sont réputés acquéreurs à proportion du nombre de parts sociales détenues par chacun d'eux au jour du décès et dans la limite de leur demande.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Si aucun associé ne se porte acquéreur comme dans les cas où les offres d'achat ne portent pas sur la totalité des parts sociales soumises à l'agrément ou si les candidats acquéreurs n'acceptent pas la valeur de rachat fixée pour les parts sociales de l'associé décédé la Société est tenue de racheter ces parts en vue de leur annulation.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prix de rachat des parts sociales de l'associé décédé, par les associés survivants et/ou par la Société en vue d'annulation est égal à la valeur réelle des parts sociales au jour du décès, augmentée d'un intérêt calculé au taux de 2% l'an depuis la date de l'ouverture de l'exercice en cours jusqu'au jour de la signature des actes constatant le rachat.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réalisation des rachats après la détermination définitive du prix de rachat est constatée soit par un seul acte pour tous les associés, soit par autant d'actes qu'il existe d'acquéreurs.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9 – RESPONSABILITE DES ASSOCIES </w:t>
      </w:r>
    </w:p>
    <w:p w:rsidR="00000000" w:rsidDel="00000000" w:rsidP="00000000" w:rsidRDefault="00000000" w:rsidRPr="00000000" w14:paraId="0000009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ses rapports avec ses coassociés, chacun des associés n'est tenu des dettes et engagements sociaux que dans la proportion du nombre de parts qu'il possède.</w:t>
      </w:r>
    </w:p>
    <w:p w:rsidR="00000000" w:rsidDel="00000000" w:rsidP="00000000" w:rsidRDefault="00000000" w:rsidRPr="00000000" w14:paraId="0000009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Vis à vis des tiers, les associés sont tenus du passif social sur tous leurs biens à proportion de leurs droits sociaux. </w:t>
      </w:r>
    </w:p>
    <w:p w:rsidR="00000000" w:rsidDel="00000000" w:rsidP="00000000" w:rsidRDefault="00000000" w:rsidRPr="00000000" w14:paraId="0000009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créanciers de la Société ne peuvent poursuivre le paiement des dettes sociales contre un associé qu'après mise en demeure adressée à ladite Société et restée infructueuse.</w:t>
      </w:r>
    </w:p>
    <w:p w:rsidR="00000000" w:rsidDel="00000000" w:rsidP="00000000" w:rsidRDefault="00000000" w:rsidRPr="00000000" w14:paraId="0000009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10 – GERANCE </w:t>
      </w:r>
      <w:r w:rsidDel="00000000" w:rsidR="00000000" w:rsidRPr="00000000">
        <w:rPr>
          <w:rtl w:val="0"/>
        </w:rPr>
      </w:r>
    </w:p>
    <w:p w:rsidR="00000000" w:rsidDel="00000000" w:rsidP="00000000" w:rsidRDefault="00000000" w:rsidRPr="00000000" w14:paraId="0000009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administrée par un ou plusieurs gérants pris parmi les associés ou en dehors d’eux, nommés et révoqués par décision des associés réunis en assemblée générale ordinaire. Les gérants sont nommés pour une durée indéterminée.</w:t>
      </w:r>
    </w:p>
    <w:p w:rsidR="00000000" w:rsidDel="00000000" w:rsidP="00000000" w:rsidRDefault="00000000" w:rsidRPr="00000000" w14:paraId="0000009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plusieurs gérants sont désignés, ils peuvent agir ensemble ou séparément.</w:t>
      </w:r>
    </w:p>
    <w:p w:rsidR="00000000" w:rsidDel="00000000" w:rsidP="00000000" w:rsidRDefault="00000000" w:rsidRPr="00000000" w14:paraId="0000009D">
      <w:pPr>
        <w:shd w:fill="ffffff" w:val="clear"/>
        <w:jc w:val="both"/>
        <w:rPr>
          <w:rFonts w:ascii="Roboto" w:cs="Roboto" w:eastAsia="Roboto" w:hAnsi="Roboto"/>
          <w:sz w:val="20"/>
          <w:szCs w:val="20"/>
        </w:rPr>
      </w:pPr>
      <w:bookmarkStart w:colFirst="0" w:colLast="0" w:name="_heading=h.ujxwk431gudw" w:id="1"/>
      <w:bookmarkEnd w:id="1"/>
      <w:r w:rsidDel="00000000" w:rsidR="00000000" w:rsidRPr="00000000">
        <w:rPr>
          <w:rFonts w:ascii="Roboto" w:cs="Roboto" w:eastAsia="Roboto" w:hAnsi="Roboto"/>
          <w:sz w:val="20"/>
          <w:szCs w:val="20"/>
          <w:rtl w:val="0"/>
        </w:rPr>
        <w:t xml:space="preserve">La collectivité des associés, statuant aux conditions de quorum et de majorité prévus pour les décisions collectives ordinaires, pourra nommer un gérant successif et substitutif en l’absence de cogérance.</w:t>
      </w:r>
    </w:p>
    <w:p w:rsidR="00000000" w:rsidDel="00000000" w:rsidP="00000000" w:rsidRDefault="00000000" w:rsidRPr="00000000" w14:paraId="0000009E">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aucun vote, le gérant suppléant sera par défaut, le conjoint séparé de corps du gérant.</w:t>
      </w:r>
    </w:p>
    <w:p w:rsidR="00000000" w:rsidDel="00000000" w:rsidP="00000000" w:rsidRDefault="00000000" w:rsidRPr="00000000" w14:paraId="0000009F">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nomination d’un gérant remplaçant sera effective si l’un des évènements suivants survient : </w:t>
      </w:r>
    </w:p>
    <w:p w:rsidR="00000000" w:rsidDel="00000000" w:rsidP="00000000" w:rsidRDefault="00000000" w:rsidRPr="00000000" w14:paraId="000000A1">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du gérant,</w:t>
      </w:r>
    </w:p>
    <w:p w:rsidR="00000000" w:rsidDel="00000000" w:rsidP="00000000" w:rsidRDefault="00000000" w:rsidRPr="00000000" w14:paraId="000000A2">
      <w:pPr>
        <w:numPr>
          <w:ilvl w:val="0"/>
          <w:numId w:val="5"/>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L’incapacité qui résulte du jugement prononçant la mise sous tutelle, curatelle ou sauvegarde de justice du gérant,</w:t>
      </w:r>
    </w:p>
    <w:p w:rsidR="00000000" w:rsidDel="00000000" w:rsidP="00000000" w:rsidRDefault="00000000" w:rsidRPr="00000000" w14:paraId="000000A3">
      <w:pPr>
        <w:numPr>
          <w:ilvl w:val="0"/>
          <w:numId w:val="5"/>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L’empêchement qui résulte du constat par un médecin d’une incapacité du gérant à exprimer sa volonté.</w:t>
      </w:r>
    </w:p>
    <w:p w:rsidR="00000000" w:rsidDel="00000000" w:rsidP="00000000" w:rsidRDefault="00000000" w:rsidRPr="00000000" w14:paraId="000000A4">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0A6">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7">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11 – POUVOIRS ET REMUNERATION DES GERANTS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ou les Gérants sont tenus de consacrer le temps et les soins nécessaires aux affaires sociales. Chacun d'eux peut, sous sa responsabilité personnelle, déléguer temporairement ses pouvoirs à toute personne de son choix pour un ou plusieurs objets spéciaux et limités.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Gérance dispose des pouvoirs les plus étendus pour la gestion des biens et affaires de la Société et pour faire et autoriser tous les actes et opérations relatifs à son objet.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Chacun des Gérants a droit, en rémunération de ses fonctions, à un traitement fixe ou proportionnel, ou à la fois fixe et proportionnel à passer en frais généraux.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 </w:t>
      </w:r>
    </w:p>
    <w:p w:rsidR="00000000" w:rsidDel="00000000" w:rsidP="00000000" w:rsidRDefault="00000000" w:rsidRPr="00000000" w14:paraId="000000AF">
      <w:pPr>
        <w:shd w:fill="ffffff" w:val="clear"/>
        <w:ind w:left="426" w:firstLine="0"/>
        <w:jc w:val="both"/>
        <w:rPr>
          <w:rFonts w:ascii="Roboto" w:cs="Roboto" w:eastAsia="Roboto" w:hAnsi="Roboto"/>
          <w:color w:val="ff0000"/>
          <w:sz w:val="20"/>
          <w:szCs w:val="20"/>
        </w:rPr>
      </w:pPr>
      <w:r w:rsidDel="00000000" w:rsidR="00000000" w:rsidRPr="00000000">
        <w:rPr>
          <w:rtl w:val="0"/>
        </w:rPr>
      </w:r>
    </w:p>
    <w:p w:rsidR="00000000" w:rsidDel="00000000" w:rsidP="00000000" w:rsidRDefault="00000000" w:rsidRPr="00000000" w14:paraId="000000B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12 – CONVOCATION DES ASSEMBLEES GENERALES</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représente l'universalité des associés, les décisions prises par elle obligent tous les associés, même les absents, incapables ou dissidents.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assemblées générales sont convoquées par la gérance au lieu du siège social ou en tout autre endroit indiqué dans la convocation. Un ou plusieurs associés représentant au moins 20% du capital social peuvent par lettre recommandée demander à la gérance la convocation d'une assemblée générale.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convocations à l'assemblée générale sont effectuées par lettre recommandée adressée à chaque associé quinze jours au moins avant la réunion. La lettre de convocation indique l'ordre du jour, les modifications aux statuts, s'il en est proposé, devant être explicitement mentionnées. La convocation peut être verbale, et l'assemblée réunie sans délai si tous les associés sont présents ou représentés.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Chaque associé a le droit d'assister à l'assemblée ou de se faire représenter par son conjoint ou par un autre associé justifiant de son pouvoir.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est présidée par le Gérant ou, s'il n'est pas associé, par l'associé présent et acceptant qui possède ou représente le plus grand nombre de parts sociales.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délibérations de l'assemblée générale sont constatées par des procès-verbaux et signés par le Gérant et le cas échéant, par le Président de Séance. S'il n'est pas établi de feuille de présence, les procès-verbaux sont en outre signés par tous les associés présents et par les Mandataires.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 – ASSEMBLEE GENERALES</w:t>
      </w:r>
    </w:p>
    <w:p w:rsidR="00000000" w:rsidDel="00000000" w:rsidP="00000000" w:rsidRDefault="00000000" w:rsidRPr="00000000" w14:paraId="000000BF">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13-1 ASSEMBLEE GENERALE ORDINAIRE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Elle nomme et remplace les Gérants ou renouvelle les mandats. Elle délibère sur toutes questions inscrites à l'ordre du jour, qui ne relèvent pas de la compétence de l'assemblée générale extraordinaire.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décisions de l'assemblée générale ordinaire doivent, pour être valables, être adoptées par un ou plusieurs associés représentant plus de la moitié du capital.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13-2 Assemblée générale extraordinaire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L'assemblée générale extraordinaire peut apporter aux statuts toutes modifications qu'elle jugera utiles, sans exception ni réserve. Elle est notamment compétente pour décider : </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l'augmentation ou la réduction du capital ;</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prorogation ou la dissolution anticipée de la Société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transformation de la Société ou sa fusion avec d'autres sociétés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modification de la répartition des bénéfices.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délibérations de l'assemblée générale extraordinaire doivent, pour être valables, être adoptées par un ou plusieurs associés représentant TROIS QUART (3/4) au moins du capital social. Chaque associé a autant de voix qu'il possède ou représente de parts, tant en son nom personnel que comme mandataire, sans limitation.</w:t>
      </w:r>
    </w:p>
    <w:p w:rsidR="00000000" w:rsidDel="00000000" w:rsidP="00000000" w:rsidRDefault="00000000" w:rsidRPr="00000000" w14:paraId="000000CE">
      <w:pPr>
        <w:shd w:fill="ffffff" w:val="clea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F">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14 – EXERCICE SOCIAL – COMPTES SOCIAUX </w:t>
      </w:r>
    </w:p>
    <w:p w:rsidR="00000000" w:rsidDel="00000000" w:rsidP="00000000" w:rsidRDefault="00000000" w:rsidRPr="00000000" w14:paraId="000000D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highlight w:val="yellow"/>
          <w:rtl w:val="0"/>
        </w:rPr>
        <w:t xml:space="preserve">L’année sociale commence le [debut_exercice] et finit le [fin_exercice] de chaque année.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Il est tenu au siège social une comptabilité régulière. En outre, à la clôture de chaque exercice social, il est dressé par la gérance un inventaire de l'actif et du passif de la Société, un bilan, un compte de résultat et une annexe. Ces documents accompagnés d'un rapport de la gérance sur l'activité de la Société doivent être soumis aux associés dans les six mois de la clôture de l'exercice.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peut uniquement par lui-même prendre communication des comptes, au siège de la société.</w:t>
      </w:r>
    </w:p>
    <w:p w:rsidR="00000000" w:rsidDel="00000000" w:rsidP="00000000" w:rsidRDefault="00000000" w:rsidRPr="00000000" w14:paraId="000000D4">
      <w:pPr>
        <w:widowControl w:val="0"/>
        <w:ind w:right="-2"/>
        <w:rPr>
          <w:rFonts w:ascii="Roboto" w:cs="Roboto" w:eastAsia="Roboto" w:hAnsi="Roboto"/>
          <w:b w:val="1"/>
          <w:bCs w:val="1"/>
          <w:sz w:val="20"/>
          <w:szCs w:val="20"/>
          <w:u w:val="none"/>
        </w:rPr>
      </w:pPr>
      <w:r w:rsidDel="00000000" w:rsidR="00000000" w:rsidRPr="00000000">
        <w:rPr>
          <w:rFonts w:ascii="Roboto" w:cs="Roboto" w:eastAsia="Roboto" w:hAnsi="Roboto"/>
          <w:b w:val="1"/>
          <w:bCs w:val="1"/>
          <w:sz w:val="20"/>
          <w:szCs w:val="20"/>
          <w:u w:val="single"/>
          <w:rtl w:val="0"/>
        </w:rPr>
        <w:t xml:space="preserve">ARTICLE 15 - INDIVISIBILITE DES PARTS</w:t>
      </w:r>
      <w:r w:rsidDel="00000000" w:rsidR="00000000" w:rsidRPr="00000000">
        <w:rPr>
          <w:rtl w:val="0"/>
        </w:rPr>
      </w:r>
    </w:p>
    <w:p w:rsidR="00000000" w:rsidDel="00000000" w:rsidP="00000000" w:rsidRDefault="00000000" w:rsidRPr="00000000" w14:paraId="000000D5">
      <w:pPr>
        <w:widowControl w:val="0"/>
        <w:spacing w:before="4" w:lineRule="auto"/>
        <w:ind w:right="-2"/>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D6">
      <w:pPr>
        <w:widowControl w:val="0"/>
        <w:spacing w:before="90"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D7">
      <w:pPr>
        <w:widowControl w:val="0"/>
        <w:spacing w:before="9"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9">
      <w:pPr>
        <w:widowControl w:val="0"/>
        <w:spacing w:before="10"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désaccord, le mandataire sera désigné en justice à la demande du plus diligent.</w:t>
      </w:r>
    </w:p>
    <w:p w:rsidR="00000000" w:rsidDel="00000000" w:rsidP="00000000" w:rsidRDefault="00000000" w:rsidRPr="00000000" w14:paraId="000000DB">
      <w:pPr>
        <w:widowControl w:val="0"/>
        <w:spacing w:before="10" w:lineRule="auto"/>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D">
      <w:pPr>
        <w:widowControl w:val="0"/>
        <w:ind w:right="-2"/>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E">
      <w:pPr>
        <w:widowControl w:val="0"/>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nu-propriétaire est convoqué aux assemblées. Sa voix est prise à titre consultatif.</w:t>
      </w:r>
    </w:p>
    <w:p w:rsidR="00000000" w:rsidDel="00000000" w:rsidP="00000000" w:rsidRDefault="00000000" w:rsidRPr="00000000" w14:paraId="000000DF">
      <w:pPr>
        <w:widowControl w:val="0"/>
        <w:spacing w:before="11"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widowControl w:val="0"/>
        <w:ind w:right="-2"/>
        <w:jc w:val="both"/>
        <w:rPr>
          <w:rFonts w:ascii="Roboto" w:cs="Roboto" w:eastAsia="Roboto" w:hAnsi="Roboto"/>
          <w:b w:val="1"/>
          <w:bCs w:val="1"/>
          <w:sz w:val="20"/>
          <w:szCs w:val="20"/>
          <w:u w:val="none"/>
        </w:rPr>
      </w:pPr>
      <w:r w:rsidDel="00000000" w:rsidR="00000000" w:rsidRPr="00000000">
        <w:rPr>
          <w:rFonts w:ascii="Roboto" w:cs="Roboto" w:eastAsia="Roboto" w:hAnsi="Roboto"/>
          <w:b w:val="1"/>
          <w:bCs w:val="1"/>
          <w:sz w:val="20"/>
          <w:szCs w:val="20"/>
          <w:u w:val="single"/>
          <w:rtl w:val="0"/>
        </w:rPr>
        <w:t xml:space="preserve">ARTICLE 16 - REUNION DE TOUTES LES PARTS EN UNE SEULE MAIN</w:t>
      </w:r>
      <w:r w:rsidDel="00000000" w:rsidR="00000000" w:rsidRPr="00000000">
        <w:rPr>
          <w:rtl w:val="0"/>
        </w:rPr>
      </w:r>
    </w:p>
    <w:p w:rsidR="00000000" w:rsidDel="00000000" w:rsidP="00000000" w:rsidRDefault="00000000" w:rsidRPr="00000000" w14:paraId="000000E1">
      <w:pPr>
        <w:widowControl w:val="0"/>
        <w:spacing w:before="4" w:lineRule="auto"/>
        <w:ind w:right="-2"/>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E2">
      <w:pPr>
        <w:widowControl w:val="0"/>
        <w:spacing w:before="92"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L'appartenance de l'usufruit de toutes les parts à une même personne est sans conséquence sur l'existence de la Société.</w:t>
      </w:r>
    </w:p>
    <w:p w:rsidR="00000000" w:rsidDel="00000000" w:rsidP="00000000" w:rsidRDefault="00000000" w:rsidRPr="00000000" w14:paraId="000000E3">
      <w:pPr>
        <w:widowControl w:val="0"/>
        <w:spacing w:before="10" w:lineRule="auto"/>
        <w:ind w:right="-2"/>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4">
      <w:pPr>
        <w:widowControl w:val="0"/>
        <w:spacing w:line="237" w:lineRule="auto"/>
        <w:ind w:right="-2"/>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E5">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17 – REPARTITION DES BENEFICES ET DES PERTES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produits nets de la société constatés par l’état de situation annuelle, déduction faite des frais généraux, des intérêts des emprunts, de tous amortissements et de toutes charges, constituent le résultat de la société. Ces bénéfices ou pertes, sont, soit distribués aux associés, soit mis en réserve, soit reportés à nouveau, toutes ces opérations étant faites.</w:t>
      </w:r>
    </w:p>
    <w:p w:rsidR="00000000" w:rsidDel="00000000" w:rsidP="00000000" w:rsidRDefault="00000000" w:rsidRPr="00000000" w14:paraId="000000E8">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18 – INTERDICTION, FAILLITE, DECONFITURE OU DECES D’ASSOCIES </w:t>
      </w:r>
    </w:p>
    <w:p w:rsidR="00000000" w:rsidDel="00000000" w:rsidP="00000000" w:rsidRDefault="00000000" w:rsidRPr="00000000" w14:paraId="000000E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n’est pas dissoute par le décès de l’un des associés, son interdiction, sa faillite, son règlement judiciaire ou sa déconfiture.</w:t>
      </w:r>
    </w:p>
    <w:p w:rsidR="00000000" w:rsidDel="00000000" w:rsidP="00000000" w:rsidRDefault="00000000" w:rsidRPr="00000000" w14:paraId="000000E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19 – AUGMENTATION OU REDUCTION DE CAPITAL</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peut, en vertu d’une décision extraordinaire de l’ensemble des associés, être augmenté en une ou plusieurs fois, par la création de parts nouvelles, attribuées en représentation d’apports en nature ou en espèces, mais les attributaires, s’ils n’ont pas déjà la qualité d’associés, devront être agréés par l’ensemble des associés.</w:t>
      </w:r>
    </w:p>
    <w:p w:rsidR="00000000" w:rsidDel="00000000" w:rsidP="00000000" w:rsidRDefault="00000000" w:rsidRPr="00000000" w14:paraId="000000EC">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d’augmentation de capital par voie d’apport en numéraires, ou par application du principe de l’égalité entre les associés, chacun des associés, a, proportionnellement au nombre de parts qu’il possède, un droit de préférence à la souscription des parts nouvelles, représentatives de l’augmentation de capital.</w:t>
      </w:r>
    </w:p>
    <w:p w:rsidR="00000000" w:rsidDel="00000000" w:rsidP="00000000" w:rsidRDefault="00000000" w:rsidRPr="00000000" w14:paraId="000000E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peut aussi être réduit, sur décision de l’assemblée générale extraordinaire, au moyen du remboursement, du rachat ou de l’annulation des parts sociales existantes ou de leur échange contre de nouvelles parts sociales d’un montant identique ou inférieur, ayant ou non le même nominal.</w:t>
      </w:r>
    </w:p>
    <w:p w:rsidR="00000000" w:rsidDel="00000000" w:rsidP="00000000" w:rsidRDefault="00000000" w:rsidRPr="00000000" w14:paraId="000000EE">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20 – COMMISSAIRES AUX COMPTES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associés fondateurs ont décidé de ne pas nommer de commissaire aux comptes.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 nomination d'un Commissaire aux comptes titulaire et d'un Commissaire aux comptes suppléant est obligatoire dans les cas prévus par la loi et les règlements. Elle est facultative dans les autres cas.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dehors des cas prévus par la loi, la nomination d'un Commissaire aux comptes peut être décidée par décision ordinaire des associés. Elle peut aussi être demandée en justice par un ou plusieurs associés représentant au moins le dixième du capital.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 Commissaire aux comptes exerce ses fonctions dans les conditions prévues par la loi. </w:t>
      </w:r>
    </w:p>
    <w:p w:rsidR="00000000" w:rsidDel="00000000" w:rsidP="00000000" w:rsidRDefault="00000000" w:rsidRPr="00000000" w14:paraId="000000F5">
      <w:pP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pas nommé de commissaire aux comptes lors de la constitution de la Société.</w:t>
      </w:r>
    </w:p>
    <w:p w:rsidR="00000000" w:rsidDel="00000000" w:rsidP="00000000" w:rsidRDefault="00000000" w:rsidRPr="00000000" w14:paraId="000000F6">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21 – COMPTES COURANTS D’ASSOCIES</w:t>
      </w:r>
    </w:p>
    <w:p w:rsidR="00000000" w:rsidDel="00000000" w:rsidP="00000000" w:rsidRDefault="00000000" w:rsidRPr="00000000" w14:paraId="000000F7">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recevoir de ses associés des fonds en dépôt, sous forme d’avances en compte courant, rémunérées ou pas.</w:t>
      </w:r>
    </w:p>
    <w:p w:rsidR="00000000" w:rsidDel="00000000" w:rsidP="00000000" w:rsidRDefault="00000000" w:rsidRPr="00000000" w14:paraId="000000F8">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22 – TRANSFORMATION DE LA SOCIETE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9">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par une décision prise à l’unanimité, peuvent transformer la société en SOCIÉTÉ EN NOM COLLECTIF, ou en SOCIÉTÉ COMMERCIALE et dans ce cas, modifier l’objet social, en fonction des nouvelles orientations ; il est bien précisé que la réalisation de cette transformation, ne créera en aucun cas, un être moral nouveau.</w:t>
      </w:r>
    </w:p>
    <w:p w:rsidR="00000000" w:rsidDel="00000000" w:rsidP="00000000" w:rsidRDefault="00000000" w:rsidRPr="00000000" w14:paraId="000000FA">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23 – PROROGATION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peuvent, à l’unanimité, décider la prorogation de la durée de la société, autant de fois qu’ils le souhaiteront.</w:t>
      </w:r>
    </w:p>
    <w:p w:rsidR="00000000" w:rsidDel="00000000" w:rsidP="00000000" w:rsidRDefault="00000000" w:rsidRPr="00000000" w14:paraId="000000FC">
      <w:pPr>
        <w:shd w:fill="ffffff" w:val="clear"/>
        <w:spacing w:after="39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24 – DISSOLUTION - LIQUIDATION </w:t>
      </w:r>
    </w:p>
    <w:p w:rsidR="00000000" w:rsidDel="00000000" w:rsidP="00000000" w:rsidRDefault="00000000" w:rsidRPr="00000000" w14:paraId="000000FD">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pourront décider la dissolution de la société ou sa dissolution anticipée, et ce, à l’unanimité. La liquidation sera faite par les administrateurs en exercice, qui deviendront alors liquidateurs, avec les pouvoirs les plus étendus, pour réaliser l’actif, régler le passif, partager entre les associés les produits de la liquidation, qui seront répartis proportionnellement au nombre de parts possédées par chacun d’eux.</w:t>
      </w:r>
    </w:p>
    <w:p w:rsidR="00000000" w:rsidDel="00000000" w:rsidP="00000000" w:rsidRDefault="00000000" w:rsidRPr="00000000" w14:paraId="000000FE">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25 – CONTESTATIONS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F">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contestations qui pourraient surgir entre les associés et la société, au sujet des affaires sociales, pendant le cours de la société ou de sa liquidation, seront soumises aux tribunaux compétents du siège social.</w:t>
      </w:r>
    </w:p>
    <w:p w:rsidR="00000000" w:rsidDel="00000000" w:rsidP="00000000" w:rsidRDefault="00000000" w:rsidRPr="00000000" w14:paraId="00000100">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26 – FORMALITES - ÉLECTIONS DE DOMICILE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01">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administrateurs, agissant ensemble ou séparément, pour accomplir les formalités prescrites par la Loi.</w:t>
      </w:r>
    </w:p>
    <w:p w:rsidR="00000000" w:rsidDel="00000000" w:rsidP="00000000" w:rsidRDefault="00000000" w:rsidRPr="00000000" w14:paraId="00000102">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w:t>
      </w:r>
    </w:p>
    <w:p w:rsidR="00000000" w:rsidDel="00000000" w:rsidP="00000000" w:rsidRDefault="00000000" w:rsidRPr="00000000" w14:paraId="00000103">
      <w:pPr>
        <w:keepNext w:val="1"/>
        <w:keepLines w:val="1"/>
        <w:tabs>
          <w:tab w:val="left" w:leader="none" w:pos="5670"/>
          <w:tab w:val="left" w:leader="none" w:pos="10773"/>
        </w:tabs>
        <w:spacing w:before="4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[date_signature]</w:t>
      </w:r>
    </w:p>
    <w:p w:rsidR="00000000" w:rsidDel="00000000" w:rsidP="00000000" w:rsidRDefault="00000000" w:rsidRPr="00000000" w14:paraId="00000104">
      <w:pPr>
        <w:shd w:fill="ffffff" w:val="clear"/>
        <w:spacing w:after="39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ind w:left="4678" w:firstLine="0"/>
        <w:jc w:val="righ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________________</w:t>
      </w:r>
    </w:p>
    <w:p w:rsidR="00000000" w:rsidDel="00000000" w:rsidP="00000000" w:rsidRDefault="00000000" w:rsidRPr="00000000" w14:paraId="00000106">
      <w:pPr>
        <w:ind w:left="4678" w:firstLine="0"/>
        <w:jc w:val="right"/>
        <w:rPr>
          <w:rFonts w:ascii="Roboto" w:cs="Roboto" w:eastAsia="Roboto" w:hAnsi="Roboto"/>
          <w:b w:val="1"/>
          <w:bCs w:val="1"/>
          <w:color w:val="ff0000"/>
          <w:sz w:val="20"/>
          <w:szCs w:val="20"/>
        </w:rPr>
      </w:pPr>
      <w:r w:rsidDel="00000000" w:rsidR="00000000" w:rsidRPr="00000000">
        <w:rPr>
          <w:rFonts w:ascii="Roboto" w:cs="Roboto" w:eastAsia="Roboto" w:hAnsi="Roboto"/>
          <w:b w:val="1"/>
          <w:bCs w:val="1"/>
          <w:color w:val="ff0000"/>
          <w:sz w:val="20"/>
          <w:szCs w:val="20"/>
          <w:highlight w:val="yellow"/>
          <w:rtl w:val="0"/>
        </w:rPr>
        <w:t xml:space="preserve">[prenom_signataire_1] [nom_signataire_1]</w:t>
      </w:r>
      <w:r w:rsidDel="00000000" w:rsidR="00000000" w:rsidRPr="00000000">
        <w:rPr>
          <w:rtl w:val="0"/>
        </w:rPr>
      </w:r>
    </w:p>
    <w:p w:rsidR="00000000" w:rsidDel="00000000" w:rsidP="00000000" w:rsidRDefault="00000000" w:rsidRPr="00000000" w14:paraId="00000107">
      <w:pPr>
        <w:ind w:firstLine="2268"/>
        <w:jc w:val="right"/>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 </w:t>
      </w:r>
    </w:p>
    <w:p w:rsidR="00000000" w:rsidDel="00000000" w:rsidP="00000000" w:rsidRDefault="00000000" w:rsidRPr="00000000" w14:paraId="00000108">
      <w:pPr>
        <w:ind w:firstLine="2268"/>
        <w:jc w:val="right"/>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highlight w:val="yellow"/>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highlight w:val="yellow"/>
          <w:u w:val="single"/>
          <w:vertAlign w:val="baseline"/>
          <w:rtl w:val="0"/>
        </w:rPr>
        <w:t xml:space="preserve">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ff0000"/>
          <w:sz w:val="20"/>
          <w:szCs w:val="20"/>
          <w:highlight w:val="yellow"/>
          <w:u w:val="none"/>
          <w:vertAlign w:val="baseline"/>
        </w:rPr>
      </w:pPr>
      <w:r w:rsidDel="00000000" w:rsidR="00000000" w:rsidRPr="00000000">
        <w:rPr>
          <w:rFonts w:ascii="Roboto" w:cs="Roboto" w:eastAsia="Roboto" w:hAnsi="Roboto"/>
          <w:b w:val="1"/>
          <w:bCs w:val="1"/>
          <w:i w:val="0"/>
          <w:iCs w:val="0"/>
          <w:smallCaps w:val="0"/>
          <w:strike w:val="0"/>
          <w:color w:val="ff0000"/>
          <w:sz w:val="20"/>
          <w:szCs w:val="20"/>
          <w:highlight w:val="yellow"/>
          <w:u w:val="none"/>
          <w:vertAlign w:val="baseline"/>
          <w:rtl w:val="0"/>
        </w:rPr>
        <w:t xml:space="preserve">[prenom_signataire_1] [nom_signataire_1]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highlight w:val="yellow"/>
          <w:u w:val="none"/>
          <w:vertAlign w:val="baseline"/>
        </w:rPr>
      </w:pPr>
      <w:r w:rsidDel="00000000" w:rsidR="00000000" w:rsidRPr="00000000">
        <w:rPr>
          <w:rFonts w:ascii="Roboto" w:cs="Roboto" w:eastAsia="Roboto" w:hAnsi="Roboto"/>
          <w:b w:val="0"/>
          <w:bCs w:val="0"/>
          <w:i w:val="1"/>
          <w:iCs w:val="1"/>
          <w:smallCaps w:val="0"/>
          <w:strike w:val="0"/>
          <w:color w:val="000000"/>
          <w:sz w:val="20"/>
          <w:szCs w:val="20"/>
          <w:highlight w:val="yellow"/>
          <w:u w:val="none"/>
          <w:vertAlign w:val="baseline"/>
          <w:rtl w:val="0"/>
        </w:rPr>
        <w:t xml:space="preserve">(Faire précéder de la mention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0"/>
          <w:szCs w:val="20"/>
          <w:highlight w:val="yellow"/>
          <w:u w:val="none"/>
          <w:vertAlign w:val="baseline"/>
          <w:rtl w:val="0"/>
        </w:rPr>
        <w:t xml:space="preserve">« Lu et approuvé »)</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jc w:val="center"/>
        <w:rPr>
          <w:rFonts w:ascii="Roboto" w:cs="Roboto" w:eastAsia="Roboto" w:hAnsi="Roboto"/>
          <w:b w:val="1"/>
          <w:bCs w:val="1"/>
          <w:sz w:val="20"/>
          <w:szCs w:val="20"/>
        </w:rPr>
      </w:pPr>
      <w:bookmarkStart w:colFirst="0" w:colLast="0" w:name="_heading=h.zgtysp21uw1g" w:id="2"/>
      <w:bookmarkEnd w:id="2"/>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144">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5">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146">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8">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49">
      <w:pPr>
        <w:rPr>
          <w:rFonts w:ascii="Roboto" w:cs="Roboto" w:eastAsia="Roboto" w:hAnsi="Roboto"/>
          <w:sz w:val="20"/>
          <w:szCs w:val="20"/>
        </w:rPr>
      </w:pPr>
      <w:bookmarkStart w:colFirst="0" w:colLast="0" w:name="_heading=h.vojbe3wmc6sz" w:id="3"/>
      <w:bookmarkEnd w:id="3"/>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14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14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1"/>
          <w:iCs w:val="1"/>
          <w:smallCaps w:val="0"/>
          <w:strike w:val="0"/>
          <w:color w:val="000000"/>
          <w:sz w:val="20"/>
          <w:szCs w:val="20"/>
          <w:u w:val="none"/>
          <w:shd w:fill="auto" w:val="clear"/>
          <w:vertAlign w:val="baseline"/>
        </w:rPr>
      </w:pPr>
      <w:r w:rsidDel="00000000" w:rsidR="00000000" w:rsidRPr="00000000">
        <w:rPr>
          <w:rtl w:val="0"/>
        </w:rPr>
      </w:r>
    </w:p>
    <w:sectPr>
      <w:footerReference r:id="rId8" w:type="default"/>
      <w:pgSz w:h="16838" w:w="11906" w:orient="portrait"/>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Statuts [denomination_societe]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720" w:hanging="360"/>
      </w:pPr>
      <w:rPr>
        <w:rFonts w:ascii="Arimo" w:cs="Arimo" w:eastAsia="Arimo" w:hAnsi="Arim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00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W8BQX3RzfrLfg5NA8N33xA==">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