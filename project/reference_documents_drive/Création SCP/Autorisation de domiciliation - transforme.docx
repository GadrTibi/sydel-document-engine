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Roboto-bold.ttf" ContentType="application/x-font-ttf"/>
  <Override PartName="/word/fonts/Roboto-boldItalic.ttf" ContentType="application/x-font-ttf"/>
  <Override PartName="/word/fonts/Roboto-italic.ttf" ContentType="application/x-font-ttf"/>
  <Override PartName="/word/fonts/Roboto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Roboto" w:cs="Roboto" w:eastAsia="Roboto" w:hAnsi="Roboto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6805.0" w:type="dxa"/>
        <w:jc w:val="center"/>
        <w:tblBorders>
          <w:top w:color="000000" w:space="0" w:sz="24" w:val="single"/>
          <w:left w:color="000000" w:space="0" w:sz="24" w:val="single"/>
          <w:bottom w:color="000000" w:space="0" w:sz="24" w:val="single"/>
          <w:right w:color="000000" w:space="0" w:sz="24" w:val="single"/>
          <w:insideH w:color="000000" w:space="0" w:sz="24" w:val="single"/>
          <w:insideV w:color="000000" w:space="0" w:sz="24" w:val="single"/>
        </w:tblBorders>
        <w:tblLayout w:type="fixed"/>
        <w:tblLook w:val="0400"/>
      </w:tblPr>
      <w:tblGrid>
        <w:gridCol w:w="6805"/>
        <w:tblGridChange w:id="0">
          <w:tblGrid>
            <w:gridCol w:w="6805"/>
          </w:tblGrid>
        </w:tblGridChange>
      </w:tblGrid>
      <w:tr>
        <w:trPr>
          <w:cantSplit w:val="0"/>
          <w:trHeight w:val="953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center"/>
              <w:rPr>
                <w:rFonts w:ascii="Roboto" w:cs="Roboto" w:eastAsia="Roboto" w:hAnsi="Robot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jc w:val="center"/>
              <w:rPr>
                <w:rFonts w:ascii="Roboto" w:cs="Roboto" w:eastAsia="Roboto" w:hAnsi="Roboto"/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AUTORISATION DE DOMICILIATION</w:t>
            </w:r>
          </w:p>
          <w:p w:rsidR="00000000" w:rsidDel="00000000" w:rsidP="00000000" w:rsidRDefault="00000000" w:rsidRPr="00000000" w14:paraId="00000004">
            <w:pPr>
              <w:jc w:val="center"/>
              <w:rPr>
                <w:rFonts w:ascii="Roboto" w:cs="Roboto" w:eastAsia="Roboto" w:hAnsi="Robot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5">
      <w:pPr>
        <w:rPr>
          <w:rFonts w:ascii="Roboto" w:cs="Roboto" w:eastAsia="Roboto" w:hAnsi="Roboto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Je soussignée</w:t>
      </w:r>
      <w:r w:rsidDel="00000000" w:rsidR="00000000" w:rsidRPr="00000000">
        <w:rPr>
          <w:rFonts w:ascii="Roboto" w:cs="Roboto" w:eastAsia="Roboto" w:hAnsi="Roboto"/>
          <w:color w:val="ee0000"/>
          <w:sz w:val="20"/>
          <w:szCs w:val="20"/>
          <w:rtl w:val="0"/>
        </w:rPr>
        <w:t xml:space="preserve"> [civilite] [prenom] [nom]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autorise la domiciliation de</w:t>
      </w:r>
      <w:sdt>
        <w:sdtPr>
          <w:id w:val="428554576"/>
          <w:tag w:val="goog_rdk_0"/>
        </w:sdtPr>
        <w:sdtContent>
          <w:ins w:author="Albane Lallemand" w:id="0" w:date="2026-04-30T13:33:52Z"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 la Société</w:t>
            </w:r>
          </w:ins>
        </w:sdtContent>
      </w:sdt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color w:val="ff0000"/>
          <w:sz w:val="20"/>
          <w:szCs w:val="20"/>
          <w:rtl w:val="0"/>
        </w:rPr>
        <w:t xml:space="preserve">[denomination_societe]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au capital de </w:t>
      </w:r>
      <w:r w:rsidDel="00000000" w:rsidR="00000000" w:rsidRPr="00000000">
        <w:rPr>
          <w:rFonts w:ascii="Roboto" w:cs="Roboto" w:eastAsia="Roboto" w:hAnsi="Roboto"/>
          <w:color w:val="ff0000"/>
          <w:sz w:val="20"/>
          <w:szCs w:val="20"/>
          <w:rtl w:val="0"/>
        </w:rPr>
        <w:t xml:space="preserve">[capital_social]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€ en cours de formation, dans les locaux situés</w:t>
      </w:r>
      <w:r w:rsidDel="00000000" w:rsidR="00000000" w:rsidRPr="00000000">
        <w:rPr>
          <w:rFonts w:ascii="Roboto" w:cs="Roboto" w:eastAsia="Roboto" w:hAnsi="Roboto"/>
          <w:color w:val="ee0000"/>
          <w:sz w:val="20"/>
          <w:szCs w:val="20"/>
          <w:rtl w:val="0"/>
        </w:rPr>
        <w:t xml:space="preserve"> à [num_voie_siege] [voie_siege], [cp_siege] [ville_siege]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, pour une durée indéterminée.</w:t>
      </w:r>
    </w:p>
    <w:p w:rsidR="00000000" w:rsidDel="00000000" w:rsidP="00000000" w:rsidRDefault="00000000" w:rsidRPr="00000000" w14:paraId="0000000A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Fait à [lieu_signature]</w:t>
      </w:r>
    </w:p>
    <w:p w:rsidR="00000000" w:rsidDel="00000000" w:rsidP="00000000" w:rsidRDefault="00000000" w:rsidRPr="00000000" w14:paraId="0000000E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" w:cs="Roboto" w:eastAsia="Roboto" w:hAnsi="Roboto"/>
          <w:color w:val="ff0000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Le </w:t>
      </w:r>
      <w:r w:rsidDel="00000000" w:rsidR="00000000" w:rsidRPr="00000000">
        <w:rPr>
          <w:rFonts w:ascii="Roboto" w:cs="Roboto" w:eastAsia="Roboto" w:hAnsi="Roboto"/>
          <w:color w:val="ff0000"/>
          <w:sz w:val="20"/>
          <w:szCs w:val="20"/>
          <w:rtl w:val="0"/>
        </w:rPr>
        <w:t xml:space="preserve">[date_signature]</w:t>
      </w:r>
    </w:p>
    <w:p w:rsidR="00000000" w:rsidDel="00000000" w:rsidP="00000000" w:rsidRDefault="00000000" w:rsidRPr="00000000" w14:paraId="00000010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right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right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right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right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4248" w:firstLine="708.0000000000001"/>
        <w:rPr>
          <w:rFonts w:ascii="Roboto" w:cs="Roboto" w:eastAsia="Roboto" w:hAnsi="Roboto"/>
          <w:color w:val="ee0000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ee0000"/>
          <w:sz w:val="20"/>
          <w:szCs w:val="20"/>
          <w:rtl w:val="0"/>
        </w:rPr>
        <w:t xml:space="preserve">[civilite] [prenom] [nom]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f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jc w:val="center"/>
    </w:pPr>
    <w:rPr>
      <w:b w:val="1"/>
      <w:bCs w:val="1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jc w:val="center"/>
    </w:pPr>
    <w:rPr>
      <w:b w:val="1"/>
      <w:b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GY3F1zpPep8rRxPWQwt2pWJYv4w==">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/>
  <cp:lastModifiedBy/>
  <cp:revision>1</cp:revision>
  <dcterms:modified xsi:type="dcterms:W3CDTF">2026-06-08T10:58:46Z</dcterms:modified>
  <dc:creator/>
  <dc:subject/>
  <dc:description/>
  <cp:keywords/>
  <cp:category/>
  <cp:contentStatus/>
  <dc:identifier/>
  <cp:version/>
</cp:coreProperties>
</file>