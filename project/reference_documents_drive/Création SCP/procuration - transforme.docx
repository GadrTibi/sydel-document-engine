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2">
      <w:pPr>
        <w:jc w:val="center"/>
        <w:rPr>
          <w:rFonts w:ascii="Roboto" w:cs="Roboto" w:eastAsia="Roboto" w:hAnsi="Roboto"/>
          <w:b w:val="1"/>
          <w:bCs w:val="1"/>
          <w:sz w:val="20"/>
          <w:szCs w:val="20"/>
        </w:rPr>
      </w:pPr>
      <w:r w:rsidDel="00000000" w:rsidR="00000000" w:rsidRPr="00000000">
        <w:rPr>
          <w:rtl w:val="0"/>
        </w:rPr>
      </w:r>
    </w:p>
    <w:tbl>
      <w:tblPr>
        <w:tblStyle w:val="Table1"/>
        <w:tblW w:w="6805.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6805"/>
        <w:tblGridChange w:id="0">
          <w:tblGrid>
            <w:gridCol w:w="6805"/>
          </w:tblGrid>
        </w:tblGridChange>
      </w:tblGrid>
      <w:tr>
        <w:trPr>
          <w:cantSplit w:val="0"/>
          <w:trHeight w:val="953" w:hRule="atLeast"/>
          <w:tblHeader w:val="0"/>
        </w:trPr>
        <w:tc>
          <w:tcPr/>
          <w:p w:rsidR="00000000" w:rsidDel="00000000" w:rsidP="00000000" w:rsidRDefault="00000000" w:rsidRPr="00000000" w14:paraId="00000003">
            <w:pPr>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Procuration</w:t>
            </w:r>
          </w:p>
        </w:tc>
      </w:tr>
    </w:tbl>
    <w:p w:rsidR="00000000" w:rsidDel="00000000" w:rsidP="00000000" w:rsidRDefault="00000000" w:rsidRPr="00000000" w14:paraId="00000005">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6">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7">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8">
      <w:pPr>
        <w:jc w:val="both"/>
        <w:rPr>
          <w:rFonts w:ascii="Roboto" w:cs="Roboto" w:eastAsia="Roboto" w:hAnsi="Roboto"/>
          <w:sz w:val="20"/>
          <w:szCs w:val="20"/>
        </w:rPr>
      </w:pPr>
      <w:bookmarkStart w:colFirst="0" w:colLast="0" w:name="_heading=h.65m5l74ikex5" w:id="0"/>
      <w:bookmarkEnd w:id="0"/>
      <w:r w:rsidDel="00000000" w:rsidR="00000000" w:rsidRPr="00000000">
        <w:rPr>
          <w:rFonts w:ascii="Roboto" w:cs="Roboto" w:eastAsia="Roboto" w:hAnsi="Roboto"/>
          <w:sz w:val="20"/>
          <w:szCs w:val="20"/>
          <w:rtl w:val="0"/>
        </w:rPr>
        <w:t xml:space="preserve">Je soussignée [civilite_personne_2] [prenom_personne_2] [nom_personne_2], demeurant au [num_voie_perso] [voie_perso], [cp_perso] [ville_perso], </w:t>
      </w:r>
    </w:p>
    <w:p w:rsidR="00000000" w:rsidDel="00000000" w:rsidP="00000000" w:rsidRDefault="00000000" w:rsidRPr="00000000" w14:paraId="0000000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Agissant en qualité de [fonction_dirigeant] de la</w:t>
      </w:r>
      <w:sdt>
        <w:sdtPr>
          <w:id w:val="-1847217991"/>
          <w:tag w:val="goog_rdk_0"/>
        </w:sdtPr>
        <w:sdtContent>
          <w:ins w:author="Albane Lallemand" w:id="0" w:date="2026-04-30T13:35:26Z">
            <w:r w:rsidDel="00000000" w:rsidR="00000000" w:rsidRPr="00000000">
              <w:rPr>
                <w:rFonts w:ascii="Roboto" w:cs="Roboto" w:eastAsia="Roboto" w:hAnsi="Roboto"/>
                <w:sz w:val="20"/>
                <w:szCs w:val="20"/>
                <w:rtl w:val="0"/>
              </w:rPr>
              <w:t xml:space="preserve"> Société</w:t>
            </w:r>
          </w:ins>
        </w:sdtContent>
      </w:sdt>
      <w:r w:rsidDel="00000000" w:rsidR="00000000" w:rsidRPr="00000000">
        <w:rPr>
          <w:rFonts w:ascii="Roboto" w:cs="Roboto" w:eastAsia="Roboto" w:hAnsi="Roboto"/>
          <w:sz w:val="20"/>
          <w:szCs w:val="20"/>
          <w:rtl w:val="0"/>
        </w:rPr>
        <w:t xml:space="preserve"> [denomination_societe], dont le siège est situé [num_voie_siege] [voie_siege], [cp_siege] [ville_siege],</w:t>
      </w:r>
    </w:p>
    <w:p w:rsidR="00000000" w:rsidDel="00000000" w:rsidP="00000000" w:rsidRDefault="00000000" w:rsidRPr="00000000" w14:paraId="0000000A">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Donne par les présentes pouvoir à : </w:t>
      </w:r>
    </w:p>
    <w:p w:rsidR="00000000" w:rsidDel="00000000" w:rsidP="00000000" w:rsidRDefault="00000000" w:rsidRPr="00000000" w14:paraId="0000000B">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SYDEL</w:t>
      </w:r>
    </w:p>
    <w:p w:rsidR="00000000" w:rsidDel="00000000" w:rsidP="00000000" w:rsidRDefault="00000000" w:rsidRPr="00000000" w14:paraId="0000000C">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80 avenue Marceau, 75008 PARIS</w:t>
      </w:r>
    </w:p>
    <w:p w:rsidR="00000000" w:rsidDel="00000000" w:rsidP="00000000" w:rsidRDefault="00000000" w:rsidRPr="00000000" w14:paraId="0000000D">
      <w:pPr>
        <w:spacing w:after="0" w:lineRule="auto"/>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E">
      <w:pPr>
        <w:jc w:val="both"/>
        <w:rPr>
          <w:rFonts w:ascii="Roboto" w:cs="Roboto" w:eastAsia="Roboto" w:hAnsi="Roboto"/>
          <w:sz w:val="20"/>
          <w:szCs w:val="20"/>
        </w:rPr>
      </w:pPr>
      <w:bookmarkStart w:colFirst="0" w:colLast="0" w:name="_heading=h.yai2qkjdx59j" w:id="1"/>
      <w:bookmarkEnd w:id="1"/>
      <w:r w:rsidDel="00000000" w:rsidR="00000000" w:rsidRPr="00000000">
        <w:rPr>
          <w:rFonts w:ascii="Roboto" w:cs="Roboto" w:eastAsia="Roboto" w:hAnsi="Roboto"/>
          <w:sz w:val="20"/>
          <w:szCs w:val="20"/>
          <w:rtl w:val="0"/>
        </w:rPr>
        <w:t xml:space="preserve">De pour moi et en mon nom faire tous dépôts, immatriculations, modifications, radiations et de recevoir le registre des bénéficiaires effectifs concernant mon entreprise auprès des registres.</w:t>
      </w:r>
    </w:p>
    <w:p w:rsidR="00000000" w:rsidDel="00000000" w:rsidP="00000000" w:rsidRDefault="00000000" w:rsidRPr="00000000" w14:paraId="0000000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conséquence, faire toutes déclarations et démarches, produire toutes pièces justificatives, effectuer tout dépôt de pièces, signer tous documents, requêtes et documents utiles, élire domicile, substituer en totalité ou en partie, et en général faire tout ce qui sera nécessaire.</w:t>
      </w:r>
    </w:p>
    <w:p w:rsidR="00000000" w:rsidDel="00000000" w:rsidP="00000000" w:rsidRDefault="00000000" w:rsidRPr="00000000" w14:paraId="0000001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L’exécution de ce mandat vaudra décharge au mandataire.</w:t>
      </w:r>
    </w:p>
    <w:p w:rsidR="00000000" w:rsidDel="00000000" w:rsidP="00000000" w:rsidRDefault="00000000" w:rsidRPr="00000000" w14:paraId="00000011">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Fait pour servir et valoir ce que de droit.</w:t>
      </w:r>
    </w:p>
    <w:p w:rsidR="00000000" w:rsidDel="00000000" w:rsidP="00000000" w:rsidRDefault="00000000" w:rsidRPr="00000000" w14:paraId="00000012">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Fait à [lieu_signature]</w:t>
      </w:r>
    </w:p>
    <w:p w:rsidR="00000000" w:rsidDel="00000000" w:rsidP="00000000" w:rsidRDefault="00000000" w:rsidRPr="00000000" w14:paraId="0000001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[date_signature]</w:t>
      </w:r>
    </w:p>
    <w:p w:rsidR="00000000" w:rsidDel="00000000" w:rsidP="00000000" w:rsidRDefault="00000000" w:rsidRPr="00000000" w14:paraId="0000001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highlight w:val="yellow"/>
          <w:rtl w:val="0"/>
        </w:rPr>
        <w:t xml:space="preserve">[prenom_personne_2] [nom_personne_2]</w:t>
      </w: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bdKerGoglkzx9Zxujvk49YehzA==">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2026-06-08T10:58:46Z</dcterms:modified>
  <dc:creator/>
  <dc:subject/>
  <dc:description/>
  <cp:keywords/>
  <cp:category/>
  <cp:contentStatus/>
  <dc:identifier/>
  <cp:version/>
</cp:coreProperties>
</file>