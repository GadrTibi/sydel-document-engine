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2">
            <w:pPr>
              <w:rPr>
                <w:rFonts w:ascii="Roboto" w:cs="Roboto" w:eastAsia="Roboto" w:hAnsi="Roboto"/>
                <w:b w:val="1"/>
                <w:bCs w:val="1"/>
                <w:sz w:val="20"/>
                <w:szCs w:val="20"/>
              </w:rPr>
            </w:pPr>
            <w:bookmarkStart w:colFirst="0" w:colLast="0" w:name="_heading=h.yrvx86tpzxss" w:id="0"/>
            <w:bookmarkEnd w:id="0"/>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Acte de cession </w:t>
            </w:r>
          </w:p>
          <w:p w:rsidR="00000000" w:rsidDel="00000000" w:rsidP="00000000" w:rsidRDefault="00000000" w:rsidRPr="00000000" w14:paraId="00000007">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d’un cabinet dentaire</w:t>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C">
      <w:pPr>
        <w:rPr>
          <w:rFonts w:ascii="Roboto" w:cs="Roboto" w:eastAsia="Roboto" w:hAnsi="Roboto"/>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2701566</wp:posOffset>
                </wp:positionH>
                <wp:positionV relativeFrom="paragraph">
                  <wp:posOffset>280862</wp:posOffset>
                </wp:positionV>
                <wp:extent cx="3149600" cy="1339850"/>
                <wp:effectExtent b="0" l="0" r="0" t="0"/>
                <wp:wrapNone/>
                <wp:docPr id="1" name=""/>
                <a:graphic>
                  <a:graphicData uri="http://schemas.microsoft.com/office/word/2010/wordprocessingShape">
                    <wps:wsp>
                      <wps:cNvSpPr/>
                      <wps:cNvPr id="2" name="Shape 2"/>
                      <wps:spPr>
                        <a:xfrm>
                          <a:off x="3783900" y="3122775"/>
                          <a:ext cx="3124200" cy="13144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r>
                            <w:r w:rsidDel="00000000" w:rsidR="00000000" w:rsidRPr="00000000">
                              <w:rPr>
                                <w:rFonts w:ascii="Calibri" w:cs="Calibri" w:eastAsia="Calibri" w:hAnsi="Calibri"/>
                                <w:b w:val="0"/>
                                <w:i w:val="1"/>
                                <w:smallCaps w:val="0"/>
                                <w:strike w:val="0"/>
                                <w:color w:val="000000"/>
                                <w:sz w:val="20"/>
                                <w:vertAlign w:val="baseline"/>
                              </w:rPr>
                              <w:t xml:space="preserve">Cadre réservé à l’administration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2701566</wp:posOffset>
                </wp:positionH>
                <wp:positionV relativeFrom="paragraph">
                  <wp:posOffset>280862</wp:posOffset>
                </wp:positionV>
                <wp:extent cx="3149600" cy="133985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149600" cy="1339850"/>
                        </a:xfrm>
                        <a:prstGeom prst="rect"/>
                        <a:ln/>
                      </pic:spPr>
                    </pic:pic>
                  </a:graphicData>
                </a:graphic>
              </wp:anchor>
            </w:drawing>
          </mc:Fallback>
        </mc:AlternateContent>
      </w:r>
    </w:p>
    <w:p w:rsidR="00000000" w:rsidDel="00000000" w:rsidP="00000000" w:rsidRDefault="00000000" w:rsidRPr="00000000" w14:paraId="000000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15">
      <w:pPr>
        <w:spacing w:after="0" w:lineRule="auto"/>
        <w:jc w:val="both"/>
        <w:rPr>
          <w:rFonts w:ascii="Roboto" w:cs="Roboto" w:eastAsia="Roboto" w:hAnsi="Roboto"/>
          <w:sz w:val="20"/>
          <w:szCs w:val="20"/>
        </w:rPr>
      </w:pPr>
      <w:bookmarkStart w:colFirst="0" w:colLast="0" w:name="_heading=h.v5xci319pelo" w:id="1"/>
      <w:bookmarkEnd w:id="1"/>
      <w:r w:rsidDel="00000000" w:rsidR="00000000" w:rsidRPr="00000000">
        <w:rPr>
          <w:rFonts w:ascii="Roboto" w:cs="Roboto" w:eastAsia="Roboto" w:hAnsi="Roboto"/>
          <w:b w:val="1"/>
          <w:bCs w:val="1"/>
          <w:sz w:val="20"/>
          <w:szCs w:val="20"/>
          <w:rtl w:val="0"/>
        </w:rPr>
        <w:t xml:space="preserve">[civilite_vendeur] [prenom_vendeur] [nom_vendeur]</w:t>
      </w:r>
      <w:r w:rsidDel="00000000" w:rsidR="00000000" w:rsidRPr="00000000">
        <w:rPr>
          <w:rFonts w:ascii="Roboto" w:cs="Roboto" w:eastAsia="Roboto" w:hAnsi="Roboto"/>
          <w:sz w:val="20"/>
          <w:szCs w:val="20"/>
          <w:rtl w:val="0"/>
        </w:rPr>
        <w:t xml:space="preserve">, [profession_vendeur], née le [date_naissance_vendeur] à [ville_naissance_vendeur] ([departement_naissance_vendeur]), de nationalité [nationalite_vendeur], demeurant [adresse_vendeur], [situation_maritale_vendeur] sous le régime de [regime_matrimonial_vendeur] avec [civilite_conjoint_vendeur] [prenom_conjoint_vendeur] [nom_conjoint_vendeur].</w:t>
      </w:r>
    </w:p>
    <w:p w:rsidR="00000000" w:rsidDel="00000000" w:rsidP="00000000" w:rsidRDefault="00000000" w:rsidRPr="00000000" w14:paraId="00000016">
      <w:pPr>
        <w:spacing w:after="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Inscrite au tableau du Conseil départemental des chirurgiens-dentistes de [ordre_departemental_vendeur] sous le numéro RPPS [numero_rpps_vendeur].</w:t>
      </w:r>
    </w:p>
    <w:p w:rsidR="00000000" w:rsidDel="00000000" w:rsidP="00000000" w:rsidRDefault="00000000" w:rsidRPr="00000000" w14:paraId="00000017">
      <w:pPr>
        <w:spacing w:after="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le vendeur » ou le soussigné de première part</w:t>
      </w:r>
    </w:p>
    <w:p w:rsidR="00000000" w:rsidDel="00000000" w:rsidP="00000000" w:rsidRDefault="00000000" w:rsidRPr="00000000" w14:paraId="00000019">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A">
      <w:pPr>
        <w:spacing w:after="0" w:line="240" w:lineRule="auto"/>
        <w:rPr>
          <w:rFonts w:ascii="Roboto" w:cs="Roboto" w:eastAsia="Roboto" w:hAnsi="Roboto"/>
          <w:b w:val="1"/>
          <w:bCs w:val="1"/>
          <w:sz w:val="20"/>
          <w:szCs w:val="20"/>
          <w:highlight w:val="yellow"/>
        </w:rPr>
      </w:pPr>
      <w:r w:rsidDel="00000000" w:rsidR="00000000" w:rsidRPr="00000000">
        <w:rPr>
          <w:rtl w:val="0"/>
        </w:rPr>
      </w:r>
    </w:p>
    <w:p w:rsidR="00000000" w:rsidDel="00000000" w:rsidP="00000000" w:rsidRDefault="00000000" w:rsidRPr="00000000" w14:paraId="0000001B">
      <w:pPr>
        <w:spacing w:after="0" w:lin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[denomination_societe_acquereur] </w:t>
      </w:r>
      <w:r w:rsidDel="00000000" w:rsidR="00000000" w:rsidRPr="00000000">
        <w:rPr>
          <w:rtl w:val="0"/>
        </w:rPr>
      </w:r>
    </w:p>
    <w:p w:rsidR="00000000" w:rsidDel="00000000" w:rsidP="00000000" w:rsidRDefault="00000000" w:rsidRPr="00000000" w14:paraId="0000001C">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[forme_sociale_acquereur] au capital de [capital_social_acquereur] €</w:t>
      </w:r>
    </w:p>
    <w:p w:rsidR="00000000" w:rsidDel="00000000" w:rsidP="00000000" w:rsidRDefault="00000000" w:rsidRPr="00000000" w14:paraId="0000001D">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Ayant son siège au [adresse_siege_acquereur],</w:t>
      </w:r>
    </w:p>
    <w:p w:rsidR="00000000" w:rsidDel="00000000" w:rsidP="00000000" w:rsidRDefault="00000000" w:rsidRPr="00000000" w14:paraId="0000001E">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Immatriculée au RCS de [ville_rcs_acquereur] sous le numéro [numero_rcs_acquereur]</w:t>
      </w:r>
    </w:p>
    <w:p w:rsidR="00000000" w:rsidDel="00000000" w:rsidP="00000000" w:rsidRDefault="00000000" w:rsidRPr="00000000" w14:paraId="0000001F">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sa [fonction_acquereur_representant], [civilite_vendeur] [prenom_vendeur] [nom_vendeur], domiciliée en cette qualité audit siège.</w:t>
      </w:r>
    </w:p>
    <w:p w:rsidR="00000000" w:rsidDel="00000000" w:rsidP="00000000" w:rsidRDefault="00000000" w:rsidRPr="00000000" w14:paraId="00000020">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l’acquéreur » ou le soussigné de seconde part</w:t>
      </w:r>
    </w:p>
    <w:p w:rsidR="00000000" w:rsidDel="00000000" w:rsidP="00000000" w:rsidRDefault="00000000" w:rsidRPr="00000000" w14:paraId="00000022">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3">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4">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25">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6">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7">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déclaré fait et convenu ce qui suit : </w:t>
      </w:r>
    </w:p>
    <w:p w:rsidR="00000000" w:rsidDel="00000000" w:rsidP="00000000" w:rsidRDefault="00000000" w:rsidRPr="00000000" w14:paraId="00000028">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9">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A">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B">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OBJET DU CONTRAT</w:t>
      </w:r>
    </w:p>
    <w:p w:rsidR="00000000" w:rsidDel="00000000" w:rsidP="00000000" w:rsidRDefault="00000000" w:rsidRPr="00000000" w14:paraId="0000002C">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Par les présentes, le vendeur cède et transporte en s'obligeant à toutes les garanties ordinaires de fait et de droit les plus étendues, au CESSIONNAIRE, qui accepte, le fonds libéral de [profession_vendeur] dont il est propriétaire, ci-après plus amplement désigné, exploité au [adresse_siege_acquereur].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convention a pour objet de déterminer les conditions de la cession à l’acquéreur du fonds libéral appartenant au vendeur, et de fixer les modalités dans lesquelles aura lieu le transfert de propriété et de jouissance.</w:t>
      </w:r>
    </w:p>
    <w:p w:rsidR="00000000" w:rsidDel="00000000" w:rsidP="00000000" w:rsidRDefault="00000000" w:rsidRPr="00000000" w14:paraId="00000030">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1">
      <w:pPr>
        <w:spacing w:after="0" w:line="240" w:lineRule="auto"/>
        <w:rPr>
          <w:rFonts w:ascii="Roboto" w:cs="Roboto" w:eastAsia="Roboto" w:hAnsi="Roboto"/>
          <w:b w:val="1"/>
          <w:bCs w:val="1"/>
          <w:sz w:val="20"/>
          <w:szCs w:val="20"/>
          <w:u w:val="single"/>
        </w:rPr>
      </w:pPr>
      <w:r w:rsidDel="00000000" w:rsidR="00000000" w:rsidRPr="00000000">
        <w:rPr>
          <w:rtl w:val="0"/>
        </w:rPr>
      </w:r>
    </w:p>
    <w:tbl>
      <w:tblPr>
        <w:tblStyle w:val="Table2"/>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Déclaration des parties sur leur état civil, leur existence, leur capacité juridique et leurs droits</w:t>
            </w:r>
          </w:p>
        </w:tc>
      </w:tr>
    </w:tbl>
    <w:p w:rsidR="00000000" w:rsidDel="00000000" w:rsidP="00000000" w:rsidRDefault="00000000" w:rsidRPr="00000000" w14:paraId="00000033">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4">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 </w:t>
      </w:r>
    </w:p>
    <w:p w:rsidR="00000000" w:rsidDel="00000000" w:rsidP="00000000" w:rsidRDefault="00000000" w:rsidRPr="00000000" w14:paraId="0000003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qu’elles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qu’elles ne sont pas pourvues d’un conseil judiciaire et ont leur pleine capacité juridique,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Déclaration du vendeur – désignation de la patientèle</w:t>
            </w:r>
          </w:p>
        </w:tc>
      </w:tr>
    </w:tbl>
    <w:p w:rsidR="00000000" w:rsidDel="00000000" w:rsidP="00000000" w:rsidRDefault="00000000" w:rsidRPr="00000000" w14:paraId="0000003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Le soussigné de première part déclare :</w:t>
      </w:r>
    </w:p>
    <w:p w:rsidR="00000000" w:rsidDel="00000000" w:rsidP="00000000" w:rsidRDefault="00000000" w:rsidRPr="00000000" w14:paraId="0000003E">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la consistance du fonds libéral cédé :</w:t>
      </w:r>
    </w:p>
    <w:p w:rsidR="00000000" w:rsidDel="00000000" w:rsidP="00000000" w:rsidRDefault="00000000" w:rsidRPr="00000000" w14:paraId="00000040">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Etre propriétaire d’un cabinet dentaire sis et exploité au [adresse_siege_acquereur].</w:t>
      </w:r>
    </w:p>
    <w:p w:rsidR="00000000" w:rsidDel="00000000" w:rsidP="00000000" w:rsidRDefault="00000000" w:rsidRPr="00000000" w14:paraId="0000004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Le cabinet dentaire cédé est composé de :</w:t>
      </w:r>
    </w:p>
    <w:p w:rsidR="00000000" w:rsidDel="00000000" w:rsidP="00000000" w:rsidRDefault="00000000" w:rsidRPr="00000000" w14:paraId="0000004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widowControl w:val="0"/>
        <w:numPr>
          <w:ilvl w:val="0"/>
          <w:numId w:val="3"/>
        </w:numPr>
        <w:spacing w:after="0" w:line="240" w:lineRule="auto"/>
        <w:ind w:left="360" w:hanging="360"/>
        <w:jc w:val="both"/>
        <w:rPr>
          <w:rFonts w:ascii="Roboto" w:cs="Roboto" w:eastAsia="Roboto" w:hAnsi="Roboto"/>
          <w:sz w:val="20"/>
          <w:szCs w:val="20"/>
        </w:rPr>
      </w:pPr>
      <w:bookmarkStart w:colFirst="0" w:colLast="0" w:name="_heading=h.iiqmp67vrrib" w:id="2"/>
      <w:bookmarkEnd w:id="2"/>
      <w:r w:rsidDel="00000000" w:rsidR="00000000" w:rsidRPr="00000000">
        <w:rPr>
          <w:rFonts w:ascii="Roboto" w:cs="Roboto" w:eastAsia="Roboto" w:hAnsi="Roboto"/>
          <w:sz w:val="20"/>
          <w:szCs w:val="20"/>
          <w:rtl w:val="0"/>
        </w:rPr>
        <w:t xml:space="preserve">La patientèle traitée au cabinet et l'intégralité des fichiers y attachés, sous réserve du libre choix des patients.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bookmarkStart w:colFirst="0" w:colLast="0" w:name="_heading=h.i059iha4y1eu" w:id="3"/>
      <w:bookmarkEnd w:id="3"/>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dossiers, archives et informations se rapportant à la patientèle du cabinet,</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droit d’exercer dans les lieux où le cabinet est exploité,</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droit à la jouissance de la ligne téléphonique dont le numéro d’appel est le : [telephone_cabinet] sous réserve de l’accord de l’Administration compétente,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instruments, le matériel professionnel, les meubles et objets mobiliers servant à l’exercice de l’activité, dont un état descriptif et estimatif est annexé aux présentes, et à l’exclusion expresse des objets, meubles et effets personnels appartenant au Vendeur qui ne servent pas à l’exploitation et qui ne figureront pas dans le descriptif susvisé,</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toutes les autorisations utilisées dans le cadre de l’exercice de l’activité ou le bénéfice de son droit au bail, dans la mesure où ces autorisations seront transmissibles selon la loi et sous réserve, le cas échéant, de l’accord de l’administration ou du cocontractant concerné,</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bénéfice des contrats, encours, marchés, traités et conventions passées dans le cadre de l’activité libérale. </w:t>
      </w:r>
    </w:p>
    <w:p w:rsidR="00000000" w:rsidDel="00000000" w:rsidP="00000000" w:rsidRDefault="00000000" w:rsidRPr="00000000" w14:paraId="0000004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Tel que ledit cabinet existe dans son état actuel, sans exception ni réserve, hors celles spécialement indiquées ci-après ou qui pourraient être spécifiquement indiquées dans le corps du présent acte.</w:t>
      </w:r>
    </w:p>
    <w:p w:rsidR="00000000" w:rsidDel="00000000" w:rsidP="00000000" w:rsidRDefault="00000000" w:rsidRPr="00000000" w14:paraId="0000004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Bien entendu tous les éléments d’actif du vendeur qui ne figurent pas dans le fonds libéral ne seront pas transmis à l’acquéreur et demeureront la propriété du vendeur.</w:t>
      </w:r>
    </w:p>
    <w:p w:rsidR="00000000" w:rsidDel="00000000" w:rsidP="00000000" w:rsidRDefault="00000000" w:rsidRPr="00000000" w14:paraId="0000004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l’origine de propriété : </w:t>
      </w:r>
    </w:p>
    <w:p w:rsidR="00000000" w:rsidDel="00000000" w:rsidP="00000000" w:rsidRDefault="00000000" w:rsidRPr="00000000" w14:paraId="00000052">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3">
      <w:pPr>
        <w:shd w:fill="ffffff" w:val="clear"/>
        <w:spacing w:after="0" w:line="240" w:lineRule="auto"/>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0"/>
          <w:szCs w:val="20"/>
          <w:rtl w:val="0"/>
        </w:rPr>
        <w:t xml:space="preserve">[civilite_vendeur] [prenom_vendeur] [nom_vendeur] est propriétaire des éléments constitutifs du cabinet pour les avoir régulièrement acquis auprès de</w:t>
      </w:r>
      <w:r w:rsidDel="00000000" w:rsidR="00000000" w:rsidRPr="00000000">
        <w:rPr>
          <w:rFonts w:ascii="Roboto" w:cs="Roboto" w:eastAsia="Roboto" w:hAnsi="Roboto"/>
          <w:sz w:val="20"/>
          <w:szCs w:val="20"/>
          <w:rtl w:val="0"/>
        </w:rPr>
        <w:t xml:space="preserve"> </w:t>
      </w:r>
      <w:sdt>
        <w:sdtPr>
          <w:id w:val="-630103107"/>
          <w:tag w:val="goog_rdk_0"/>
        </w:sdtPr>
        <w:sdtContent>
          <w:commentRangeStart w:id="0"/>
        </w:sdtContent>
      </w:sdt>
      <w:r w:rsidDel="00000000" w:rsidR="00000000" w:rsidRPr="00000000">
        <w:rPr>
          <w:rFonts w:ascii="Roboto" w:cs="Roboto" w:eastAsia="Roboto" w:hAnsi="Roboto"/>
          <w:sz w:val="20"/>
          <w:szCs w:val="20"/>
          <w:rtl w:val="0"/>
        </w:rPr>
        <w:t xml:space="preserve">[civilite_precedent_proprietaire] [prenom_precedent_proprietaire] [nom_precedent_proprietaire], le [date_origine_propriete] au prix de [prix_origine_propriete] euros.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le droit </w:t>
      </w:r>
      <w:sdt>
        <w:sdtPr>
          <w:id w:val="-587866269"/>
          <w:tag w:val="goog_rdk_1"/>
        </w:sdtPr>
        <w:sdtContent>
          <w:ins w:author="Albane" w:id="0" w:date="2026-05-07T14:11:38Z"/>
          <w:sdt>
            <w:sdtPr>
              <w:id w:val="-1244095019"/>
              <w:tag w:val="goog_rdk_2"/>
            </w:sdtPr>
            <w:sdtContent>
              <w:ins w:author="Albane" w:id="0" w:date="2026-05-07T14:11:38Z">
                <w:r w:rsidDel="00000000" w:rsidR="00000000" w:rsidRPr="00000000">
                  <w:rPr>
                    <w:rFonts w:ascii="Roboto" w:cs="Roboto" w:eastAsia="Roboto" w:hAnsi="Roboto"/>
                    <w:b w:val="1"/>
                    <w:bCs w:val="1"/>
                    <w:sz w:val="20"/>
                    <w:szCs w:val="20"/>
                    <w:u w:val="single"/>
                    <w:rtl w:val="0"/>
                    <w:rPrChange w:author="Albane" w:id="1" w:date="2026-05-07T14:11:38Z">
                      <w:rPr>
                        <w:rFonts w:ascii="Roboto" w:cs="Roboto" w:eastAsia="Roboto" w:hAnsi="Roboto"/>
                        <w:b w:val="1"/>
                        <w:bCs w:val="1"/>
                        <w:i w:val="0"/>
                        <w:iCs w:val="0"/>
                        <w:smallCaps w:val="0"/>
                        <w:strike w:val="0"/>
                        <w:color w:val="000000"/>
                        <w:sz w:val="20"/>
                        <w:szCs w:val="20"/>
                        <w:u w:val="single"/>
                        <w:shd w:fill="auto" w:val="clear"/>
                        <w:vertAlign w:val="baseline"/>
                      </w:rPr>
                    </w:rPrChange>
                  </w:rPr>
                  <w:t xml:space="preserve">au bail</w:t>
                </w:r>
              </w:ins>
            </w:sdtContent>
          </w:sdt>
          <w:ins w:author="Albane" w:id="0" w:date="2026-05-07T14:11:38Z"/>
        </w:sdtContent>
      </w:sdt>
      <w:sdt>
        <w:sdtPr>
          <w:id w:val="-848132077"/>
          <w:tag w:val="goog_rdk_3"/>
        </w:sdtPr>
        <w:sdtContent>
          <w:del w:author="Albane" w:id="0" w:date="2026-05-07T14:11:38Z"/>
          <w:sdt>
            <w:sdtPr>
              <w:id w:val="-1978568482"/>
              <w:tag w:val="goog_rdk_4"/>
            </w:sdtPr>
            <w:sdtContent>
              <w:del w:author="Albane" w:id="0" w:date="2026-05-07T14:11:38Z">
                <w:r w:rsidDel="00000000" w:rsidR="00000000" w:rsidRPr="00000000">
                  <w:rPr>
                    <w:rFonts w:ascii="Roboto" w:cs="Roboto" w:eastAsia="Roboto" w:hAnsi="Roboto"/>
                    <w:b w:val="1"/>
                    <w:bCs w:val="1"/>
                    <w:sz w:val="20"/>
                    <w:szCs w:val="20"/>
                    <w:u w:val="single"/>
                    <w:rtl w:val="0"/>
                    <w:rPrChange w:author="Albane" w:id="1" w:date="2026-05-07T14:11:38Z">
                      <w:rPr>
                        <w:rFonts w:ascii="Roboto" w:cs="Roboto" w:eastAsia="Roboto" w:hAnsi="Roboto"/>
                        <w:b w:val="1"/>
                        <w:bCs w:val="1"/>
                        <w:i w:val="0"/>
                        <w:iCs w:val="0"/>
                        <w:smallCaps w:val="0"/>
                        <w:strike w:val="0"/>
                        <w:color w:val="000000"/>
                        <w:sz w:val="20"/>
                        <w:szCs w:val="20"/>
                        <w:u w:val="single"/>
                        <w:shd w:fill="auto" w:val="clear"/>
                        <w:vertAlign w:val="baseline"/>
                      </w:rPr>
                    </w:rPrChange>
                  </w:rPr>
                  <w:delText xml:space="preserve">d’exercer dans les lieux</w:delText>
                </w:r>
              </w:del>
            </w:sdtContent>
          </w:sdt>
          <w:del w:author="Albane" w:id="0" w:date="2026-05-07T14:11:38Z"/>
        </w:sdtContent>
      </w:sdt>
      <w:r w:rsidDel="00000000" w:rsidR="00000000" w:rsidRPr="00000000">
        <w:rPr>
          <w:rtl w:val="0"/>
        </w:rPr>
      </w:r>
    </w:p>
    <w:p w:rsidR="00000000" w:rsidDel="00000000" w:rsidP="00000000" w:rsidRDefault="00000000" w:rsidRPr="00000000" w14:paraId="0000005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au bail des locaux dans lesquels est exploité le cabinet présentement vendu résulte d’un bail à usage exclusivement professionnel en date du</w:t>
      </w:r>
      <w:sdt>
        <w:sdtPr>
          <w:id w:val="-1293269141"/>
          <w:tag w:val="goog_rdk_5"/>
        </w:sdtPr>
        <w:sdtContent>
          <w:commentRangeStart w:id="1"/>
        </w:sdtContent>
      </w:sdt>
      <w:r w:rsidDel="00000000" w:rsidR="00000000" w:rsidRPr="00000000">
        <w:rPr>
          <w:rFonts w:ascii="Roboto" w:cs="Roboto" w:eastAsia="Roboto" w:hAnsi="Roboto"/>
          <w:sz w:val="20"/>
          <w:szCs w:val="20"/>
          <w:rtl w:val="0"/>
        </w:rPr>
        <w:t xml:space="preserve"> [date_bail] conclu pour une durée de [duree_bail].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dû aucun arriéré de loyer.</w:t>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sous-location ou droit d’occupation n’a été consenti à un tiers.</w:t>
      </w:r>
    </w:p>
    <w:p w:rsidR="00000000" w:rsidDel="00000000" w:rsidP="00000000" w:rsidRDefault="00000000" w:rsidRPr="00000000" w14:paraId="0000005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sommation d’exécuter l’une quelconque des charges et conditions du bail, ni aucun congé ou dénonciation du droit à la location n’ont été délivrés par le bailleur, avec lequel il n’existe aucun différend.</w:t>
      </w:r>
    </w:p>
    <w:p w:rsidR="00000000" w:rsidDel="00000000" w:rsidP="00000000" w:rsidRDefault="00000000" w:rsidRPr="00000000" w14:paraId="0000005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Ledit cabinet n’a pas été confié à un tiers en infraction au bail ou aux dispositions légales.</w:t>
      </w:r>
    </w:p>
    <w:p w:rsidR="00000000" w:rsidDel="00000000" w:rsidP="00000000" w:rsidRDefault="00000000" w:rsidRPr="00000000" w14:paraId="00000060">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le chiffre d’affaires et résultats commerciaux.</w:t>
      </w:r>
    </w:p>
    <w:p w:rsidR="00000000" w:rsidDel="00000000" w:rsidP="00000000" w:rsidRDefault="00000000" w:rsidRPr="00000000" w14:paraId="0000006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déclare que les chiffres d’affaires et les résultats réalisés au cours des trois dernières années ont été les suivants :</w:t>
      </w:r>
    </w:p>
    <w:p w:rsidR="00000000" w:rsidDel="00000000" w:rsidP="00000000" w:rsidRDefault="00000000" w:rsidRPr="00000000" w14:paraId="00000064">
      <w:pPr>
        <w:spacing w:after="0" w:line="240" w:lineRule="auto"/>
        <w:jc w:val="both"/>
        <w:rPr>
          <w:rFonts w:ascii="Roboto" w:cs="Roboto" w:eastAsia="Roboto" w:hAnsi="Roboto"/>
          <w:sz w:val="20"/>
          <w:szCs w:val="20"/>
        </w:rPr>
      </w:pPr>
      <w:r w:rsidDel="00000000" w:rsidR="00000000" w:rsidRPr="00000000">
        <w:rPr>
          <w:rtl w:val="0"/>
        </w:rPr>
      </w:r>
    </w:p>
    <w:tbl>
      <w:tblPr>
        <w:tblStyle w:val="Table4"/>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0"/>
        <w:gridCol w:w="3071"/>
        <w:gridCol w:w="3071"/>
        <w:tblGridChange w:id="0">
          <w:tblGrid>
            <w:gridCol w:w="3070"/>
            <w:gridCol w:w="3071"/>
            <w:gridCol w:w="3071"/>
          </w:tblGrid>
        </w:tblGridChange>
      </w:tblGrid>
      <w:tr>
        <w:trPr>
          <w:cantSplit w:val="0"/>
          <w:tblHeader w:val="0"/>
        </w:trPr>
        <w:tc>
          <w:tcPr/>
          <w:p w:rsidR="00000000" w:rsidDel="00000000" w:rsidP="00000000" w:rsidRDefault="00000000" w:rsidRPr="00000000" w14:paraId="00000065">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Exercice</w:t>
            </w:r>
          </w:p>
        </w:tc>
        <w:tc>
          <w:tcPr/>
          <w:p w:rsidR="00000000" w:rsidDel="00000000" w:rsidP="00000000" w:rsidRDefault="00000000" w:rsidRPr="00000000" w14:paraId="00000066">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Chiffre d’affaires</w:t>
            </w:r>
          </w:p>
        </w:tc>
        <w:tc>
          <w:tcPr/>
          <w:p w:rsidR="00000000" w:rsidDel="00000000" w:rsidP="00000000" w:rsidRDefault="00000000" w:rsidRPr="00000000" w14:paraId="00000067">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Résultat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Du 01/01/2023 au 31/12/2023du 01/0[exercice_1]</w:t>
            </w:r>
          </w:p>
        </w:tc>
        <w:tc>
          <w:tcPr/>
          <w:p w:rsidR="00000000" w:rsidDel="00000000" w:rsidP="00000000" w:rsidRDefault="00000000" w:rsidRPr="00000000" w14:paraId="00000069">
            <w:pPr>
              <w:jc w:val="both"/>
              <w:rPr>
                <w:rFonts w:ascii="Roboto" w:cs="Roboto" w:eastAsia="Roboto" w:hAnsi="Roboto"/>
                <w:sz w:val="20"/>
                <w:szCs w:val="20"/>
              </w:rPr>
            </w:pPr>
            <w:sdt>
              <w:sdtPr>
                <w:id w:val="1348377889"/>
                <w:tag w:val="goog_rdk_6"/>
              </w:sdtPr>
              <w:sdtContent>
                <w:commentRangeStart w:id="2"/>
              </w:sdtContent>
            </w:sdt>
            <w:r w:rsidDel="00000000" w:rsidR="00000000" w:rsidRPr="00000000">
              <w:rPr>
                <w:rFonts w:ascii="Roboto" w:cs="Roboto" w:eastAsia="Roboto" w:hAnsi="Roboto"/>
                <w:sz w:val="20"/>
                <w:szCs w:val="20"/>
                <w:rtl w:val="0"/>
              </w:rPr>
              <w:t xml:space="preserve">[chiffre_affaires_1] €</w:t>
            </w:r>
          </w:p>
        </w:tc>
        <w:tc>
          <w:tcPr/>
          <w:p w:rsidR="00000000" w:rsidDel="00000000" w:rsidP="00000000" w:rsidRDefault="00000000" w:rsidRPr="00000000" w14:paraId="0000006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76" w:lineRule="auto"/>
              <w:jc w:val="both"/>
              <w:rPr>
                <w:rFonts w:ascii="Roboto" w:cs="Roboto" w:eastAsia="Roboto" w:hAnsi="Roboto"/>
                <w:sz w:val="20"/>
                <w:szCs w:val="20"/>
              </w:rPr>
            </w:pPr>
            <w:commentRangeEnd w:id="2"/>
            <w:r w:rsidDel="00000000" w:rsidR="00000000" w:rsidRPr="00000000">
              <w:commentReference w:id="2"/>
            </w:r>
            <w:r w:rsidDel="00000000" w:rsidR="00000000" w:rsidRPr="00000000">
              <w:rPr>
                <w:rFonts w:ascii="Roboto" w:cs="Roboto" w:eastAsia="Roboto" w:hAnsi="Roboto"/>
                <w:sz w:val="20"/>
                <w:szCs w:val="20"/>
                <w:rtl w:val="0"/>
              </w:rPr>
              <w:t xml:space="preserve">Du 01/01/2024 au 31/12/2024[exercice_2]</w:t>
            </w:r>
          </w:p>
        </w:tc>
        <w:tc>
          <w:tcPr/>
          <w:p w:rsidR="00000000" w:rsidDel="00000000" w:rsidP="00000000" w:rsidRDefault="00000000" w:rsidRPr="00000000" w14:paraId="0000006C">
            <w:pPr>
              <w:jc w:val="both"/>
              <w:rPr>
                <w:rFonts w:ascii="Roboto" w:cs="Roboto" w:eastAsia="Roboto" w:hAnsi="Roboto"/>
                <w:sz w:val="20"/>
                <w:szCs w:val="20"/>
              </w:rPr>
            </w:pPr>
            <w:sdt>
              <w:sdtPr>
                <w:id w:val="-327513532"/>
                <w:tag w:val="goog_rdk_7"/>
              </w:sdtPr>
              <w:sdtContent>
                <w:commentRangeStart w:id="3"/>
              </w:sdtContent>
            </w:sdt>
            <w:r w:rsidDel="00000000" w:rsidR="00000000" w:rsidRPr="00000000">
              <w:rPr>
                <w:rFonts w:ascii="Roboto" w:cs="Roboto" w:eastAsia="Roboto" w:hAnsi="Roboto"/>
                <w:sz w:val="20"/>
                <w:szCs w:val="20"/>
                <w:rtl w:val="0"/>
              </w:rPr>
              <w:t xml:space="preserve">[chiffre_affaires_2] €</w:t>
            </w:r>
          </w:p>
        </w:tc>
        <w:tc>
          <w:tcPr/>
          <w:p w:rsidR="00000000" w:rsidDel="00000000" w:rsidP="00000000" w:rsidRDefault="00000000" w:rsidRPr="00000000" w14:paraId="0000006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76" w:lineRule="auto"/>
              <w:jc w:val="both"/>
              <w:rPr>
                <w:rFonts w:ascii="Roboto" w:cs="Roboto" w:eastAsia="Roboto" w:hAnsi="Roboto"/>
                <w:sz w:val="20"/>
                <w:szCs w:val="20"/>
              </w:rPr>
            </w:pPr>
            <w:commentRangeEnd w:id="3"/>
            <w:r w:rsidDel="00000000" w:rsidR="00000000" w:rsidRPr="00000000">
              <w:commentReference w:id="3"/>
            </w:r>
            <w:r w:rsidDel="00000000" w:rsidR="00000000" w:rsidRPr="00000000">
              <w:rPr>
                <w:rFonts w:ascii="Roboto" w:cs="Roboto" w:eastAsia="Roboto" w:hAnsi="Roboto"/>
                <w:sz w:val="20"/>
                <w:szCs w:val="20"/>
                <w:rtl w:val="0"/>
              </w:rPr>
              <w:t xml:space="preserve">Du 01/01/2025 au 31/12/2025[exercice_3]</w:t>
            </w:r>
          </w:p>
        </w:tc>
        <w:tc>
          <w:tcPr/>
          <w:p w:rsidR="00000000" w:rsidDel="00000000" w:rsidP="00000000" w:rsidRDefault="00000000" w:rsidRPr="00000000" w14:paraId="0000006F">
            <w:pPr>
              <w:jc w:val="both"/>
              <w:rPr>
                <w:rFonts w:ascii="Roboto" w:cs="Roboto" w:eastAsia="Roboto" w:hAnsi="Roboto"/>
                <w:sz w:val="20"/>
                <w:szCs w:val="20"/>
              </w:rPr>
            </w:pPr>
            <w:sdt>
              <w:sdtPr>
                <w:id w:val="-1455840398"/>
                <w:tag w:val="goog_rdk_8"/>
              </w:sdtPr>
              <w:sdtContent>
                <w:commentRangeStart w:id="4"/>
              </w:sdtContent>
            </w:sdt>
            <w:r w:rsidDel="00000000" w:rsidR="00000000" w:rsidRPr="00000000">
              <w:rPr>
                <w:rFonts w:ascii="Roboto" w:cs="Roboto" w:eastAsia="Roboto" w:hAnsi="Roboto"/>
                <w:sz w:val="20"/>
                <w:szCs w:val="20"/>
                <w:rtl w:val="0"/>
              </w:rPr>
              <w:t xml:space="preserve">[chiffre_affaires_3] €</w:t>
            </w:r>
          </w:p>
        </w:tc>
        <w:tc>
          <w:tcPr/>
          <w:p w:rsidR="00000000" w:rsidDel="00000000" w:rsidP="00000000" w:rsidRDefault="00000000" w:rsidRPr="00000000" w14:paraId="0000007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[resultat_3]</w:t>
            </w:r>
          </w:p>
        </w:tc>
      </w:tr>
    </w:tbl>
    <w:p w:rsidR="00000000" w:rsidDel="00000000" w:rsidP="00000000" w:rsidRDefault="00000000" w:rsidRPr="00000000" w14:paraId="00000071">
      <w:pPr>
        <w:spacing w:after="0" w:line="240" w:lineRule="auto"/>
        <w:jc w:val="both"/>
        <w:rPr>
          <w:rFonts w:ascii="Roboto" w:cs="Roboto" w:eastAsia="Roboto" w:hAnsi="Roboto"/>
          <w:sz w:val="20"/>
          <w:szCs w:val="20"/>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la situation générale et la libre disposition du fonds libéral</w:t>
      </w:r>
    </w:p>
    <w:p w:rsidR="00000000" w:rsidDel="00000000" w:rsidP="00000000" w:rsidRDefault="00000000" w:rsidRPr="00000000" w14:paraId="00000073">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4">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 Vendeur déclare :</w:t>
      </w:r>
    </w:p>
    <w:p w:rsidR="00000000" w:rsidDel="00000000" w:rsidP="00000000" w:rsidRDefault="00000000" w:rsidRPr="00000000" w14:paraId="0000007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Avoir la libre disposition et la pleine propriété des matériels et mobiliers cédés, dont aucun n’est saisi, confisqué ou susceptible de l’être ;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Qu’aucun de ces éléments cédés n’a été prêté ou loué au Vendeur, ni ne fait l’objet d’une clause de réserve de propriété, ni déposé par un tiers à titre onéreux ou gracieux.</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 ces matériels sont en bon état de fonctionnement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 ces matériels répondent aux normes de salubrité, hygiène et sécurité actuellement en vigueur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N’avoir consenti à quiconque sur le cabinet objet des présentes une autre promesse de vente ou d’achat ou tout autre engagement de même nature au cours de validité.</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aucune interdiction administrative, judiciaire ou autre, tendant à paralyser totalement ou partiellement l’exploitation du cabinet ou sa cession, ou même à le réduire.</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aucune instance judiciaire, ou autre, tant en demandant qu’en défendant, mettant en cause le Vendeur et l’un des patients figurant dans le fichier.</w:t>
      </w:r>
    </w:p>
    <w:p w:rsidR="00000000" w:rsidDel="00000000" w:rsidP="00000000" w:rsidRDefault="00000000" w:rsidRPr="00000000" w14:paraId="0000007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E">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 son côté, l’acquéreur déclare :</w:t>
      </w:r>
    </w:p>
    <w:p w:rsidR="00000000" w:rsidDel="00000000" w:rsidP="00000000" w:rsidRDefault="00000000" w:rsidRPr="00000000" w14:paraId="0000007F">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de son chef aucun obstacle, ni aucune restriction, d’ordre légal ou contractuel, à l’acquisition de la patientèle et des éléments d’actifs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N’avoir fait l’objet d’aucune condamnation pénale, ni de sanction civile ou administrative de nature à lui interdire l’exercice de l’activité de [profession_vendeur] ;</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remplit les conditions exigées par la loi pour exercer la profession de [profession_vendeur] ;</w:t>
      </w:r>
    </w:p>
    <w:p w:rsidR="00000000" w:rsidDel="00000000" w:rsidP="00000000" w:rsidRDefault="00000000" w:rsidRPr="00000000" w14:paraId="0000008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déclare donc maintenir sa décision d’acquérir en exécution de la promesse ou compromis signé et dans les conditions du présent acte et avoir été pleinement informé par le rédacteur des présentes qui a ainsi pleinement satisfait à son devoir de rédacteur et d’information.</w:t>
      </w:r>
    </w:p>
    <w:p w:rsidR="00000000" w:rsidDel="00000000" w:rsidP="00000000" w:rsidRDefault="00000000" w:rsidRPr="00000000" w14:paraId="0000008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6">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CECI EXPOSE, et en considération des déclarations ainsi faites, les soussignés ont convenu et arrêté ce qui suit :</w:t>
      </w:r>
    </w:p>
    <w:p w:rsidR="00000000" w:rsidDel="00000000" w:rsidP="00000000" w:rsidRDefault="00000000" w:rsidRPr="00000000" w14:paraId="00000087">
      <w:pPr>
        <w:spacing w:after="0" w:line="240" w:lineRule="auto"/>
        <w:jc w:val="both"/>
        <w:rPr>
          <w:rFonts w:ascii="Roboto" w:cs="Roboto" w:eastAsia="Roboto" w:hAnsi="Roboto"/>
          <w:sz w:val="20"/>
          <w:szCs w:val="20"/>
        </w:rPr>
      </w:pPr>
      <w:r w:rsidDel="00000000" w:rsidR="00000000" w:rsidRPr="00000000">
        <w:rPr>
          <w:rtl w:val="0"/>
        </w:rPr>
      </w:r>
    </w:p>
    <w:tbl>
      <w:tblPr>
        <w:tblStyle w:val="Table5"/>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Conditions de la vente</w:t>
            </w:r>
          </w:p>
        </w:tc>
      </w:tr>
    </w:tbl>
    <w:p w:rsidR="00000000" w:rsidDel="00000000" w:rsidP="00000000" w:rsidRDefault="00000000" w:rsidRPr="00000000" w14:paraId="00000089">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PRIX</w:t>
      </w:r>
    </w:p>
    <w:p w:rsidR="00000000" w:rsidDel="00000000" w:rsidP="00000000" w:rsidRDefault="00000000" w:rsidRPr="00000000" w14:paraId="0000008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été consentie et acceptée moyennant le prix principal de [prix_cession_lettres] ([prix_cession] €), s’appliquant :</w:t>
      </w:r>
    </w:p>
    <w:p w:rsidR="00000000" w:rsidDel="00000000" w:rsidP="00000000" w:rsidRDefault="00000000" w:rsidRPr="00000000" w14:paraId="0000008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[prix_elements_corporels_lettres] aux éléments corporels ([prix_elements_corporels] €)</w:t>
      </w:r>
    </w:p>
    <w:p w:rsidR="00000000" w:rsidDel="00000000" w:rsidP="00000000" w:rsidRDefault="00000000" w:rsidRPr="00000000" w14:paraId="0000008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[prix_elements_incorporels_lettres] aux éléments incorporels ([prix_elements_incorporels] €)</w:t>
      </w:r>
      <w:r w:rsidDel="00000000" w:rsidR="00000000" w:rsidRPr="00000000">
        <w:rPr>
          <w:rtl w:val="0"/>
        </w:rPr>
      </w:r>
    </w:p>
    <w:p w:rsidR="00000000" w:rsidDel="00000000" w:rsidP="00000000" w:rsidRDefault="00000000" w:rsidRPr="00000000" w14:paraId="0000009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rsidR="00000000" w:rsidDel="00000000" w:rsidP="00000000" w:rsidRDefault="00000000" w:rsidRPr="00000000" w14:paraId="0000009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4">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PAIEMENT DU PRIX</w:t>
      </w:r>
    </w:p>
    <w:p w:rsidR="00000000" w:rsidDel="00000000" w:rsidP="00000000" w:rsidRDefault="00000000" w:rsidRPr="00000000" w14:paraId="0000009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prix est payé comptant à concurrence de la totalité s’imputant d’abord sur le prix des objets mobiliers et le matériel, et pour le surplus le prix des éléments incorporels.</w:t>
      </w:r>
    </w:p>
    <w:p w:rsidR="00000000" w:rsidDel="00000000" w:rsidP="00000000" w:rsidRDefault="00000000" w:rsidRPr="00000000" w14:paraId="0000009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de paiement par l’acquéreur, le Cédant pourra faire ordonner par la Justice, la cession du cabinet, objet des présentes pour lui garantir le paiement du prix. </w:t>
      </w:r>
    </w:p>
    <w:p w:rsidR="00000000" w:rsidDel="00000000" w:rsidP="00000000" w:rsidRDefault="00000000" w:rsidRPr="00000000" w14:paraId="00000099">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9A">
      <w:pPr>
        <w:spacing w:after="0" w:line="240" w:lineRule="auto"/>
        <w:jc w:val="both"/>
        <w:rPr>
          <w:rFonts w:ascii="Roboto" w:cs="Roboto" w:eastAsia="Roboto" w:hAnsi="Roboto"/>
          <w:b w:val="1"/>
          <w:bCs w:val="1"/>
          <w:sz w:val="20"/>
          <w:szCs w:val="20"/>
          <w:u w:val="single"/>
        </w:rPr>
      </w:pPr>
      <w:bookmarkStart w:colFirst="0" w:colLast="0" w:name="_heading=h.rnjnnm9kwwvg" w:id="4"/>
      <w:bookmarkEnd w:id="4"/>
      <w:r w:rsidDel="00000000" w:rsidR="00000000" w:rsidRPr="00000000">
        <w:rPr>
          <w:rFonts w:ascii="Roboto" w:cs="Roboto" w:eastAsia="Roboto" w:hAnsi="Roboto"/>
          <w:b w:val="1"/>
          <w:bCs w:val="1"/>
          <w:sz w:val="20"/>
          <w:szCs w:val="20"/>
          <w:u w:val="single"/>
          <w:rtl w:val="0"/>
        </w:rPr>
        <w:t xml:space="preserve">DISPENSE DE GARANTIE D’ACTIF ET DE PASSIF</w:t>
      </w:r>
    </w:p>
    <w:p w:rsidR="00000000" w:rsidDel="00000000" w:rsidP="00000000" w:rsidRDefault="00000000" w:rsidRPr="00000000" w14:paraId="0000009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reconnaît avoir eu accès à tout renseignement, et renonce expressément et irrévocablement au bénéfice de  toute garantie d’actif et de passif sur le cabinet cédé, ceci étant une condition substantielle à la conclusion des présentes sans laquelle le Vendeur n’aurait pas contracté.</w:t>
      </w:r>
    </w:p>
    <w:p w:rsidR="00000000" w:rsidDel="00000000" w:rsidP="00000000" w:rsidRDefault="00000000" w:rsidRPr="00000000" w14:paraId="0000009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w:rsidR="00000000" w:rsidDel="00000000" w:rsidP="00000000" w:rsidRDefault="00000000" w:rsidRPr="00000000" w14:paraId="0000009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en outre faire leur affaire personnelle de l’intégralité des déclarations afférentes à la présente cession.</w:t>
      </w:r>
    </w:p>
    <w:p w:rsidR="00000000" w:rsidDel="00000000" w:rsidP="00000000" w:rsidRDefault="00000000" w:rsidRPr="00000000" w14:paraId="000000A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2">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PRORATA D’EXPLOITATION</w:t>
      </w:r>
    </w:p>
    <w:p w:rsidR="00000000" w:rsidDel="00000000" w:rsidP="00000000" w:rsidRDefault="00000000" w:rsidRPr="00000000" w14:paraId="000000A3">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 antérieurement à la date d’effet de la vente.</w:t>
      </w:r>
    </w:p>
    <w:p w:rsidR="00000000" w:rsidDel="00000000" w:rsidP="00000000" w:rsidRDefault="00000000" w:rsidRPr="00000000" w14:paraId="000000A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6">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w:t>
      </w:r>
    </w:p>
    <w:p w:rsidR="00000000" w:rsidDel="00000000" w:rsidP="00000000" w:rsidRDefault="00000000" w:rsidRPr="00000000" w14:paraId="000000A7">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lieu sous les charges et conditions ordinaires et de droit et notamment, sous celles suivantes :</w:t>
      </w:r>
    </w:p>
    <w:p w:rsidR="00000000" w:rsidDel="00000000" w:rsidP="00000000" w:rsidRDefault="00000000" w:rsidRPr="00000000" w14:paraId="000000A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première part :</w:t>
      </w:r>
    </w:p>
    <w:p w:rsidR="00000000" w:rsidDel="00000000" w:rsidP="00000000" w:rsidRDefault="00000000" w:rsidRPr="00000000" w14:paraId="000000A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garantir dans les termes des articles 1644 et 1645 du Code civil l’exactitude des énonciations concernant l’origine de propriété, la consistance des éléments cédés.</w:t>
      </w:r>
    </w:p>
    <w:p w:rsidR="00000000" w:rsidDel="00000000" w:rsidP="00000000" w:rsidRDefault="00000000" w:rsidRPr="00000000" w14:paraId="000000A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s’efforcer de tout mettre en œuvre pour que l’Acquéreur conserve la patientèle, sans toutefois garantir qu’elle lui demeura définitivement acquise, le patient étant libre de choisir son praticien.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remettre à l’Acquéreur tous les dossiers médicaux et fichiers concernant la patientèle, tous les justificatifs des éléments d’actif cédés.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régler toutes dépenses, charges et débours nés de l’exercice de son activité jusqu’au jour de l’entrée de jouissance de l’Acquéreur.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rembourser à l’Acquéreur toutes charges que celui-ci viendrait à payer, afférentes à une période antérieure à l’entrée en jouissance.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remettre sans délai à l’Acquéreur toute correspondance et document, retransmettra tout appel téléphonique, toute information qui serait amenée à recevoir de la part de patients et les dossiers s’y rapportant.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seconde part :</w:t>
      </w:r>
    </w:p>
    <w:p w:rsidR="00000000" w:rsidDel="00000000" w:rsidP="00000000" w:rsidRDefault="00000000" w:rsidRPr="00000000" w14:paraId="000000B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rsidR="00000000" w:rsidDel="00000000" w:rsidP="00000000" w:rsidRDefault="00000000" w:rsidRPr="00000000" w14:paraId="000000BE">
      <w:pPr>
        <w:spacing w:after="0" w:line="240" w:lineRule="auto"/>
        <w:ind w:left="36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payer tous frais, droits et honoraires et ceux qui seraient la suite, et la conséquence de la cession.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reprendre les contrats de travail de [civilite_salarie_1] [prenom_salarie_1] [nom_salarie_1] et de [civilite_salarie_2] [prenom_salarie_2] [nom_salarie_2].</w:t>
      </w:r>
    </w:p>
    <w:p w:rsidR="00000000" w:rsidDel="00000000" w:rsidP="00000000" w:rsidRDefault="00000000" w:rsidRPr="00000000" w14:paraId="000000C2">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3">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DROIT ENREGISTREMENT</w:t>
      </w:r>
    </w:p>
    <w:p w:rsidR="00000000" w:rsidDel="00000000" w:rsidP="00000000" w:rsidRDefault="00000000" w:rsidRPr="00000000" w14:paraId="000000C4">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cession est soumise aux droits d’enregistrement. Le droit d'enregistrement est de 3 % jusqu’à 200.000€, et de 5 % pour la fraction supérieure à 200.000 €. Il s’applique après un abattement de 23 000 €. Le droit d’enregistrement est à la charge de l’Acquéreur.</w:t>
      </w:r>
    </w:p>
    <w:p w:rsidR="00000000" w:rsidDel="00000000" w:rsidP="00000000" w:rsidRDefault="00000000" w:rsidRPr="00000000" w14:paraId="000000C6">
      <w:pPr>
        <w:jc w:val="both"/>
        <w:rPr>
          <w:rFonts w:ascii="Roboto" w:cs="Roboto" w:eastAsia="Roboto" w:hAnsi="Roboto"/>
          <w:b w:val="1"/>
          <w:bCs w:val="1"/>
          <w:sz w:val="20"/>
          <w:szCs w:val="20"/>
          <w:u w:val="single"/>
        </w:rPr>
      </w:pPr>
      <w:bookmarkStart w:colFirst="0" w:colLast="0" w:name="_heading=h.ukve1wssqpb4" w:id="5"/>
      <w:bookmarkEnd w:id="5"/>
      <w:r w:rsidDel="00000000" w:rsidR="00000000" w:rsidRPr="00000000">
        <w:rPr>
          <w:rtl w:val="0"/>
        </w:rPr>
      </w:r>
    </w:p>
    <w:p w:rsidR="00000000" w:rsidDel="00000000" w:rsidP="00000000" w:rsidRDefault="00000000" w:rsidRPr="00000000" w14:paraId="000000C7">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SITUATION VIS-A-VIS DE L'ACCESSIBILITÉ DES CABINETS DENTAIRES AUX PERSONNES HANDICAPÉES</w:t>
      </w:r>
    </w:p>
    <w:p w:rsidR="00000000" w:rsidDel="00000000" w:rsidP="00000000" w:rsidRDefault="00000000" w:rsidRPr="00000000" w14:paraId="000000C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déclare être informé de la loi n° 2005-102 du 11 février 2005 (articles L.111-7 et suivants du Code de la Construction et de l'Habitation) qui prévoit, que depuis le 1</w:t>
      </w:r>
      <w:r w:rsidDel="00000000" w:rsidR="00000000" w:rsidRPr="00000000">
        <w:rPr>
          <w:rFonts w:ascii="Roboto" w:cs="Roboto" w:eastAsia="Roboto" w:hAnsi="Roboto"/>
          <w:sz w:val="20"/>
          <w:szCs w:val="20"/>
          <w:vertAlign w:val="superscript"/>
          <w:rtl w:val="0"/>
        </w:rPr>
        <w:t xml:space="preserve">er</w:t>
      </w:r>
      <w:r w:rsidDel="00000000" w:rsidR="00000000" w:rsidRPr="00000000">
        <w:rPr>
          <w:rFonts w:ascii="Roboto" w:cs="Roboto" w:eastAsia="Roboto" w:hAnsi="Roboto"/>
          <w:sz w:val="20"/>
          <w:szCs w:val="20"/>
          <w:rtl w:val="0"/>
        </w:rPr>
        <w:t xml:space="preserve"> janvier 2015 les cabinets dentaires existants doivent être conformes aux obligations d'accessibilité des personnes handicapées sauf dérogation préfectorale.</w:t>
      </w:r>
    </w:p>
    <w:p w:rsidR="00000000" w:rsidDel="00000000" w:rsidP="00000000" w:rsidRDefault="00000000" w:rsidRPr="00000000" w14:paraId="000000C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TRANSFERT DE PROPRIETE</w:t>
      </w:r>
    </w:p>
    <w:p w:rsidR="00000000" w:rsidDel="00000000" w:rsidP="00000000" w:rsidRDefault="00000000" w:rsidRPr="00000000" w14:paraId="000000C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D">
      <w:pPr>
        <w:widowControl w:val="0"/>
        <w:spacing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prise de possession, l’entrée en jouissance ainsi que le transfert de propriété auront lieu par la prise de possession réelle fixée selon la volonté des parties et en application de l’article 1196 du code civil à la date du [date_entree_jouissance].</w:t>
      </w:r>
    </w:p>
    <w:p w:rsidR="00000000" w:rsidDel="00000000" w:rsidP="00000000" w:rsidRDefault="00000000" w:rsidRPr="00000000" w14:paraId="000000C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F">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FRAIS, DROITS ET HONORAIRES</w:t>
      </w:r>
    </w:p>
    <w:p w:rsidR="00000000" w:rsidDel="00000000" w:rsidP="00000000" w:rsidRDefault="00000000" w:rsidRPr="00000000" w14:paraId="000000D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frais et droits résultant de la cession sont à la charge de l’Acquéreur. Les honoraires de rédaction des présentes ainsi que de l’acte de cession sont à la charge de l’Acquéreur, qui s’oblige à les payer.</w:t>
      </w:r>
    </w:p>
    <w:p w:rsidR="00000000" w:rsidDel="00000000" w:rsidP="00000000" w:rsidRDefault="00000000" w:rsidRPr="00000000" w14:paraId="000000D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3">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4">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COMMUNICATION DU PRESENT CONTRAT AU CONSEIL DE L’ORDRE DES CHIRURGIENS-DENTISTES</w:t>
      </w:r>
    </w:p>
    <w:p w:rsidR="00000000" w:rsidDel="00000000" w:rsidP="00000000" w:rsidRDefault="00000000" w:rsidRPr="00000000" w14:paraId="000000D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contrat sera, sans délai, communiqué au Conseil départemental de l’Ordre en vue de ses observations éventuelles.</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100" w:before="200" w:line="240" w:lineRule="auto"/>
        <w:ind w:left="0" w:right="0" w:firstLine="0"/>
        <w:jc w:val="left"/>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AFFIRMATION DE SINCERITE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parties affirment sous les peines édictées par l’article 1837 du Code Général des Impôts que le présent acte exprime l’intégralité du prix convenu.</w:t>
      </w:r>
    </w:p>
    <w:p w:rsidR="00000000" w:rsidDel="00000000" w:rsidP="00000000" w:rsidRDefault="00000000" w:rsidRPr="00000000" w14:paraId="000000D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ELECTION DE DOMICILE – ATTRIBUTION DE JURIDICTION</w:t>
      </w:r>
    </w:p>
    <w:p w:rsidR="00000000" w:rsidDel="00000000" w:rsidP="00000000" w:rsidRDefault="00000000" w:rsidRPr="00000000" w14:paraId="000000D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parties font élection de domicile, en leur demeure respective indiqué en tête des présentes.</w:t>
      </w:r>
    </w:p>
    <w:p w:rsidR="00000000" w:rsidDel="00000000" w:rsidP="00000000" w:rsidRDefault="00000000" w:rsidRPr="00000000" w14:paraId="000000D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Toutes les contestations qui pourraient s’élever entre les associés devront être soumises à une procédure de conciliation devant le Président du Conseil départemental conformément à l’article R 4127-259.</w:t>
      </w:r>
    </w:p>
    <w:p w:rsidR="00000000" w:rsidDel="00000000" w:rsidP="00000000" w:rsidRDefault="00000000" w:rsidRPr="00000000" w14:paraId="000000D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0">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CONVENTION SUR LA PREUVE – SIGNATURE ELECTRONIQUE</w:t>
      </w:r>
    </w:p>
    <w:p w:rsidR="00000000" w:rsidDel="00000000" w:rsidP="00000000" w:rsidRDefault="00000000" w:rsidRPr="00000000" w14:paraId="000000E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E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E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acte est signé par chacune des Parties dans le cadre du processus de signature électronique via le service Yousign.</w:t>
      </w:r>
    </w:p>
    <w:p w:rsidR="00000000" w:rsidDel="00000000" w:rsidP="00000000" w:rsidRDefault="00000000" w:rsidRPr="00000000" w14:paraId="000000E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 quatre exemplaires</w:t>
      </w:r>
    </w:p>
    <w:p w:rsidR="00000000" w:rsidDel="00000000" w:rsidP="00000000" w:rsidRDefault="00000000" w:rsidRPr="00000000" w14:paraId="000000E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[nombre_pages_lettres] pages.</w:t>
      </w:r>
    </w:p>
    <w:p w:rsidR="00000000" w:rsidDel="00000000" w:rsidP="00000000" w:rsidRDefault="00000000" w:rsidRPr="00000000" w14:paraId="000000E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p>
    <w:p w:rsidR="00000000" w:rsidDel="00000000" w:rsidP="00000000" w:rsidRDefault="00000000" w:rsidRPr="00000000" w14:paraId="000000E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E">
      <w:pPr>
        <w:spacing w:after="0" w:line="240" w:lineRule="auto"/>
        <w:jc w:val="both"/>
        <w:rPr>
          <w:rFonts w:ascii="Roboto" w:cs="Roboto" w:eastAsia="Roboto" w:hAnsi="Roboto"/>
          <w:sz w:val="20"/>
          <w:szCs w:val="20"/>
        </w:rPr>
      </w:pPr>
      <w:bookmarkStart w:colFirst="0" w:colLast="0" w:name="_heading=h.vzyfchq3pm3y" w:id="6"/>
      <w:bookmarkEnd w:id="6"/>
      <w:r w:rsidDel="00000000" w:rsidR="00000000" w:rsidRPr="00000000">
        <w:rPr>
          <w:rtl w:val="0"/>
        </w:rPr>
      </w:r>
    </w:p>
    <w:tbl>
      <w:tblPr>
        <w:tblStyle w:val="Table6"/>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4606"/>
        <w:tblGridChange w:id="0">
          <w:tblGrid>
            <w:gridCol w:w="4606"/>
            <w:gridCol w:w="4606"/>
          </w:tblGrid>
        </w:tblGridChange>
      </w:tblGrid>
      <w:tr>
        <w:trPr>
          <w:cantSplit w:val="0"/>
          <w:tblHeader w:val="0"/>
        </w:trPr>
        <w:tc>
          <w:tcPr/>
          <w:p w:rsidR="00000000" w:rsidDel="00000000" w:rsidP="00000000" w:rsidRDefault="00000000" w:rsidRPr="00000000" w14:paraId="000000EF">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F0">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F1">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Dr [prenom_vendeur] [nom_vendeur]</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F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 qualité de cédant</w:t>
            </w:r>
          </w:p>
          <w:p w:rsidR="00000000" w:rsidDel="00000000" w:rsidP="00000000" w:rsidRDefault="00000000" w:rsidRPr="00000000" w14:paraId="000000F3">
            <w:pPr>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w:t>
            </w:r>
          </w:p>
          <w:p w:rsidR="00000000" w:rsidDel="00000000" w:rsidP="00000000" w:rsidRDefault="00000000" w:rsidRPr="00000000" w14:paraId="000000F4">
            <w:pPr>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 Lu et approuvé »)</w:t>
            </w:r>
          </w:p>
          <w:p w:rsidR="00000000" w:rsidDel="00000000" w:rsidP="00000000" w:rsidRDefault="00000000" w:rsidRPr="00000000" w14:paraId="000000F5">
            <w:pPr>
              <w:jc w:val="center"/>
              <w:rPr>
                <w:rFonts w:ascii="Roboto" w:cs="Roboto" w:eastAsia="Roboto" w:hAnsi="Roboto"/>
                <w:sz w:val="20"/>
                <w:szCs w:val="20"/>
              </w:rPr>
            </w:pPr>
            <w:r w:rsidDel="00000000" w:rsidR="00000000" w:rsidRPr="00000000">
              <w:rPr>
                <w:rtl w:val="0"/>
              </w:rPr>
            </w:r>
          </w:p>
        </w:tc>
        <w:tc>
          <w:tcPr/>
          <w:p w:rsidR="00000000" w:rsidDel="00000000" w:rsidP="00000000" w:rsidRDefault="00000000" w:rsidRPr="00000000" w14:paraId="000000F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D">
            <w:pPr>
              <w:jc w:val="both"/>
              <w:rPr>
                <w:rFonts w:ascii="Roboto" w:cs="Roboto" w:eastAsia="Roboto" w:hAnsi="Roboto"/>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E">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FF">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[denomination_societe_acquereur]</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0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 qualité de cessionnaire</w:t>
            </w:r>
          </w:p>
          <w:p w:rsidR="00000000" w:rsidDel="00000000" w:rsidP="00000000" w:rsidRDefault="00000000" w:rsidRPr="00000000" w14:paraId="00000101">
            <w:pPr>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w:t>
            </w:r>
          </w:p>
          <w:p w:rsidR="00000000" w:rsidDel="00000000" w:rsidP="00000000" w:rsidRDefault="00000000" w:rsidRPr="00000000" w14:paraId="00000102">
            <w:pPr>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 Lu et approuvé »)</w:t>
            </w:r>
          </w:p>
          <w:p w:rsidR="00000000" w:rsidDel="00000000" w:rsidP="00000000" w:rsidRDefault="00000000" w:rsidRPr="00000000" w14:paraId="00000103">
            <w:pPr>
              <w:jc w:val="center"/>
              <w:rPr>
                <w:rFonts w:ascii="Roboto" w:cs="Roboto" w:eastAsia="Roboto" w:hAnsi="Roboto"/>
                <w:sz w:val="20"/>
                <w:szCs w:val="20"/>
              </w:rPr>
            </w:pPr>
            <w:r w:rsidDel="00000000" w:rsidR="00000000" w:rsidRPr="00000000">
              <w:rPr>
                <w:rtl w:val="0"/>
              </w:rPr>
            </w:r>
          </w:p>
        </w:tc>
        <w:tc>
          <w:tcPr/>
          <w:p w:rsidR="00000000" w:rsidDel="00000000" w:rsidP="00000000" w:rsidRDefault="00000000" w:rsidRPr="00000000" w14:paraId="0000010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10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E">
      <w:pPr>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after="0" w:line="240" w:lineRule="auto"/>
        <w:rPr>
          <w:rFonts w:ascii="Roboto" w:cs="Roboto" w:eastAsia="Roboto" w:hAnsi="Roboto"/>
          <w:sz w:val="20"/>
          <w:szCs w:val="20"/>
        </w:rPr>
      </w:pPr>
      <w:bookmarkStart w:colFirst="0" w:colLast="0" w:name="_heading=h.6km6z52wlixh" w:id="7"/>
      <w:bookmarkEnd w:id="7"/>
      <w:r w:rsidDel="00000000" w:rsidR="00000000" w:rsidRPr="00000000">
        <w:rPr>
          <w:rFonts w:ascii="Roboto" w:cs="Roboto" w:eastAsia="Roboto" w:hAnsi="Roboto"/>
          <w:sz w:val="20"/>
          <w:szCs w:val="20"/>
          <w:rtl w:val="0"/>
        </w:rPr>
        <w:t xml:space="preserve">ANNEXE 1</w:t>
      </w:r>
    </w:p>
    <w:p w:rsidR="00000000" w:rsidDel="00000000" w:rsidP="00000000" w:rsidRDefault="00000000" w:rsidRPr="00000000" w14:paraId="00000110">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11">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ETAT DES ELEMENTS CORPORELS CEDES</w:t>
      </w:r>
    </w:p>
    <w:p w:rsidR="00000000" w:rsidDel="00000000" w:rsidP="00000000" w:rsidRDefault="00000000" w:rsidRPr="00000000" w14:paraId="00000112">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13">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4">
      <w:pPr>
        <w:spacing w:after="0" w:line="240" w:lineRule="auto"/>
        <w:rPr>
          <w:rFonts w:ascii="Roboto" w:cs="Roboto" w:eastAsia="Roboto" w:hAnsi="Roboto"/>
          <w:sz w:val="20"/>
          <w:szCs w:val="20"/>
        </w:rPr>
      </w:pPr>
      <w:sdt>
        <w:sdtPr>
          <w:id w:val="-613116952"/>
          <w:tag w:val="goog_rdk_10"/>
        </w:sdtPr>
        <w:sdtContent>
          <w:del w:author="Albane" w:id="2" w:date="2026-05-07T14:08:46Z">
            <w:r w:rsidDel="00000000" w:rsidR="00000000" w:rsidRPr="00000000">
              <w:rPr/>
              <w:drawing>
                <wp:inline distB="0" distT="0" distL="0" distR="0">
                  <wp:extent cx="5760720" cy="252984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60720" cy="2529840"/>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0115">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6">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7">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8">
      <w:pPr>
        <w:spacing w:after="0" w:line="240" w:lineRule="auto"/>
        <w:rPr>
          <w:rFonts w:ascii="Roboto" w:cs="Roboto" w:eastAsia="Roboto" w:hAnsi="Roboto"/>
          <w:sz w:val="20"/>
          <w:szCs w:val="20"/>
        </w:rPr>
      </w:pPr>
      <w:r w:rsidDel="00000000" w:rsidR="00000000" w:rsidRPr="00000000">
        <w:rPr>
          <w:rtl w:val="0"/>
        </w:rPr>
      </w:r>
    </w:p>
    <w:sectPr>
      <w:footerReference r:id="rId11" w:type="default"/>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ane" w:id="2" w:date="2026-05-07T14:08:25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mettre une seule fois</w:t>
      </w:r>
    </w:p>
  </w:comment>
  <w:comment w:author="Albane" w:id="3" w:date="2026-05-07T14:08:25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mettre une seule fois</w:t>
      </w:r>
    </w:p>
  </w:comment>
  <w:comment w:author="Albane" w:id="4" w:date="2026-05-07T14:08:25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mettre une seule fois</w:t>
      </w:r>
    </w:p>
  </w:comment>
  <w:comment w:author="Albane" w:id="1" w:date="2026-05-07T14:11:29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 pas utile ce paragraphe c'est un modèle mais qu'on re rédige entièrement selon la situation de plusieurs manières donc juste peut être laisser un champ libre manuellement ou ne rien mettre de toute manière le doc étant en word c'est adaptable pour nous</w:t>
      </w:r>
    </w:p>
  </w:comment>
  <w:comment w:author="Albane" w:id="0" w:date="2026-05-07T14:13:41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pareil c'est un champ que l'on peut remplir à la main car il ne sera mis qu'une seule fois, je te laisse gérer comme c'est le plus simple pour toi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B" w15:done="0"/>
  <w15:commentEx w15:paraId="0000011C" w15:done="0"/>
  <w15:commentEx w15:paraId="0000011D" w15:done="0"/>
  <w15:commentEx w15:paraId="0000011E" w15:done="0"/>
  <w15:commentEx w15:paraId="0000011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bookmarkStart w:colFirst="0" w:colLast="0" w:name="_heading=h.irhzuq24weuw" w:id="8"/>
    <w:bookmarkEnd w:id="8"/>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Acte de cession d’un cabinet dentaire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3GWZuA2mNoJULJb1okSou/M2pg==">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2026-06-08T10:58:47Z</dcterms:modified>
  <dc:creator/>
  <dc:subject/>
  <dc:description/>
  <cp:keywords/>
  <cp:category/>
  <cp:contentStatus/>
  <dc:identifier/>
  <cp:version/>
</cp:coreProperties>
</file>