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Compromis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dentaire</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C">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color w:val="ff0000"/>
          <w:sz w:val="20"/>
          <w:szCs w:val="20"/>
        </w:rPr>
      </w:pPr>
      <w:r w:rsidDel="00000000" w:rsidR="00000000" w:rsidRPr="00000000">
        <w:rPr>
          <w:rFonts w:ascii="Roboto" w:cs="Roboto" w:eastAsia="Roboto" w:hAnsi="Roboto"/>
          <w:b w:val="1"/>
          <w:bCs w:val="1"/>
          <w:color w:val="ff0000"/>
          <w:sz w:val="20"/>
          <w:szCs w:val="20"/>
          <w:rtl w:val="0"/>
        </w:rPr>
        <w:t xml:space="preserve">[civilite_vendeur] [prenom_vendeur] [nom_vendeur], </w:t>
      </w:r>
      <w:r w:rsidDel="00000000" w:rsidR="00000000" w:rsidRPr="00000000">
        <w:rPr>
          <w:rFonts w:ascii="Roboto" w:cs="Roboto" w:eastAsia="Roboto" w:hAnsi="Roboto"/>
          <w:color w:val="ff0000"/>
          <w:sz w:val="20"/>
          <w:szCs w:val="20"/>
          <w:rtl w:val="0"/>
        </w:rPr>
        <w:t xml:space="preserve">[profession_vendeur], né le [date_naissance_vendeur] à [ville_naissance_vendeur] [cp_naissance_vendeur], de nationalité [nationalite_vendeur], demeurant [adresse_vendeur], et exerçant au [adresse_cabinet], inscrit au répertoire SIREN sous le n° [numero_siren_vendeur], inscrit au tableau du Conseil départemental</w:t>
      </w:r>
      <w:r w:rsidDel="00000000" w:rsidR="00000000" w:rsidRPr="00000000">
        <w:rPr>
          <w:rFonts w:ascii="Roboto" w:cs="Roboto" w:eastAsia="Roboto" w:hAnsi="Roboto"/>
          <w:b w:val="1"/>
          <w:bCs w:val="1"/>
          <w:color w:val="ff0000"/>
          <w:sz w:val="20"/>
          <w:szCs w:val="20"/>
          <w:rtl w:val="0"/>
        </w:rPr>
        <w:t xml:space="preserve"> </w:t>
      </w:r>
      <w:r w:rsidDel="00000000" w:rsidR="00000000" w:rsidRPr="00000000">
        <w:rPr>
          <w:rFonts w:ascii="Roboto" w:cs="Roboto" w:eastAsia="Roboto" w:hAnsi="Roboto"/>
          <w:color w:val="ff0000"/>
          <w:sz w:val="20"/>
          <w:szCs w:val="20"/>
          <w:rtl w:val="0"/>
        </w:rPr>
        <w:t xml:space="preserve">du [ordre_departemental_vendeur], sous le n° [numero_ordre_vendeur], [situation_maritale_vendeur].</w:t>
      </w:r>
      <w:r w:rsidDel="00000000" w:rsidR="00000000" w:rsidRPr="00000000">
        <w:rPr>
          <w:rFonts w:ascii="Roboto" w:cs="Roboto" w:eastAsia="Roboto" w:hAnsi="Roboto"/>
          <w:color w:val="ff0000"/>
          <w:sz w:val="20"/>
          <w:szCs w:val="20"/>
          <w:rtl w:val="0"/>
        </w:rPr>
        <w:t xml:space="preserve"> </w:t>
      </w:r>
    </w:p>
    <w:p w:rsidR="00000000" w:rsidDel="00000000" w:rsidP="00000000" w:rsidRDefault="00000000" w:rsidRPr="00000000" w14:paraId="00000011">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 le Promettant » ou le soussigné de première part</w:t>
      </w:r>
    </w:p>
    <w:p w:rsidR="00000000" w:rsidDel="00000000" w:rsidP="00000000" w:rsidRDefault="00000000" w:rsidRPr="00000000" w14:paraId="00000012">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3">
      <w:pPr>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[denomination_societe_acquereur] </w:t>
      </w:r>
      <w:r w:rsidDel="00000000" w:rsidR="00000000" w:rsidRPr="00000000">
        <w:rPr>
          <w:rtl w:val="0"/>
        </w:rPr>
      </w:r>
    </w:p>
    <w:p w:rsidR="00000000" w:rsidDel="00000000" w:rsidP="00000000" w:rsidRDefault="00000000" w:rsidRPr="00000000" w14:paraId="0000001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[forme_sociale_acquereur] au capital de [capital_social_acquereur] €</w:t>
      </w:r>
    </w:p>
    <w:p w:rsidR="00000000" w:rsidDel="00000000" w:rsidP="00000000" w:rsidRDefault="00000000" w:rsidRPr="00000000" w14:paraId="0000001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Ayant son siège au [adresse_cabinet],</w:t>
      </w:r>
    </w:p>
    <w:p w:rsidR="00000000" w:rsidDel="00000000" w:rsidP="00000000" w:rsidRDefault="00000000" w:rsidRPr="00000000" w14:paraId="0000001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cours d’immatriculation au RCS de [ville_rcs_acquereur],</w:t>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son [fonction_acquereur_representant], [civilite_vendeur] [prenom_vendeur] [nom_vendeur], domicilié en cette qualité audit siège.</w:t>
      </w:r>
      <w:r w:rsidDel="00000000" w:rsidR="00000000" w:rsidRPr="00000000">
        <w:rPr>
          <w:rtl w:val="0"/>
        </w:rPr>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 le Bénéficiaire » ou le soussigné de seconde part</w:t>
      </w:r>
    </w:p>
    <w:p w:rsidR="00000000" w:rsidDel="00000000" w:rsidP="00000000" w:rsidRDefault="00000000" w:rsidRPr="00000000" w14:paraId="0000001C">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D">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E">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F">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1">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4">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5">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6">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222222"/>
          <w:sz w:val="20"/>
          <w:szCs w:val="20"/>
          <w:u w:val="none"/>
          <w:vertAlign w:val="baseline"/>
        </w:rPr>
      </w:pPr>
      <w:r w:rsidDel="00000000" w:rsidR="00000000" w:rsidRPr="00000000">
        <w:rPr>
          <w:rFonts w:ascii="Roboto" w:cs="Roboto" w:eastAsia="Roboto" w:hAnsi="Roboto"/>
          <w:b w:val="0"/>
          <w:bCs w:val="0"/>
          <w:i w:val="0"/>
          <w:iCs w:val="0"/>
          <w:smallCaps w:val="0"/>
          <w:strike w:val="0"/>
          <w:color w:val="222222"/>
          <w:sz w:val="20"/>
          <w:szCs w:val="20"/>
          <w:u w:val="none"/>
          <w:vertAlign w:val="baseline"/>
          <w:rtl w:val="0"/>
        </w:rPr>
        <w:t xml:space="preserve">Par les présentes, le Promettant promet de vendre, sous les garanties ordinaires de droit et de faits en pareille matière au Bénéficiaire qui accepte et s’engage à acquérir le fonds libéral de </w:t>
      </w:r>
      <w:r w:rsidDel="00000000" w:rsidR="00000000" w:rsidRPr="00000000">
        <w:rPr>
          <w:rFonts w:ascii="Roboto" w:cs="Roboto" w:eastAsia="Roboto" w:hAnsi="Roboto"/>
          <w:b w:val="0"/>
          <w:bCs w:val="0"/>
          <w:i w:val="0"/>
          <w:iCs w:val="0"/>
          <w:smallCaps w:val="0"/>
          <w:strike w:val="0"/>
          <w:color w:val="222222"/>
          <w:sz w:val="20"/>
          <w:szCs w:val="20"/>
          <w:u w:val="none"/>
          <w:vertAlign w:val="baseline"/>
          <w:rtl w:val="0"/>
        </w:rPr>
        <w:t xml:space="preserve">[profession_vendeur]</w:t>
      </w:r>
      <w:r w:rsidDel="00000000" w:rsidR="00000000" w:rsidRPr="00000000">
        <w:rPr>
          <w:rFonts w:ascii="Roboto" w:cs="Roboto" w:eastAsia="Roboto" w:hAnsi="Roboto"/>
          <w:b w:val="0"/>
          <w:bCs w:val="0"/>
          <w:i w:val="0"/>
          <w:iCs w:val="0"/>
          <w:smallCaps w:val="0"/>
          <w:strike w:val="0"/>
          <w:color w:val="222222"/>
          <w:sz w:val="20"/>
          <w:szCs w:val="20"/>
          <w:u w:val="none"/>
          <w:vertAlign w:val="baseline"/>
          <w:rtl w:val="0"/>
        </w:rPr>
        <w:t xml:space="preserve"> attaché aux locaux situé à </w:t>
      </w:r>
      <w:r w:rsidDel="00000000" w:rsidR="00000000" w:rsidRPr="00000000">
        <w:rPr>
          <w:rFonts w:ascii="Roboto" w:cs="Roboto" w:eastAsia="Roboto" w:hAnsi="Roboto"/>
          <w:b w:val="0"/>
          <w:bCs w:val="0"/>
          <w:i w:val="0"/>
          <w:iCs w:val="0"/>
          <w:smallCaps w:val="0"/>
          <w:strike w:val="0"/>
          <w:color w:val="222222"/>
          <w:sz w:val="20"/>
          <w:szCs w:val="20"/>
          <w:u w:val="none"/>
          <w:vertAlign w:val="baseline"/>
          <w:rtl w:val="0"/>
        </w:rPr>
        <w:t xml:space="preserve">[adresse_locaux]</w:t>
      </w:r>
      <w:r w:rsidDel="00000000" w:rsidR="00000000" w:rsidRPr="00000000">
        <w:rPr>
          <w:rFonts w:ascii="Roboto" w:cs="Roboto" w:eastAsia="Roboto" w:hAnsi="Roboto"/>
          <w:b w:val="0"/>
          <w:bCs w:val="0"/>
          <w:i w:val="0"/>
          <w:iCs w:val="0"/>
          <w:smallCaps w:val="0"/>
          <w:strike w:val="0"/>
          <w:color w:val="222222"/>
          <w:sz w:val="20"/>
          <w:szCs w:val="20"/>
          <w:u w:val="none"/>
          <w:vertAlign w:val="baseline"/>
          <w:rtl w:val="0"/>
        </w:rPr>
        <w:t xml:space="preserve">, dont la désignation suit, sous les conditions ci-après définies et sous réserve de la réalisation des conditions suspensives ci-après stipulées. </w:t>
      </w:r>
    </w:p>
    <w:p w:rsidR="00000000" w:rsidDel="00000000" w:rsidP="00000000" w:rsidRDefault="00000000" w:rsidRPr="00000000" w14:paraId="0000002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du compromis de cession à l’acquéreur du fonds libéral appartenant au vendeur, et de fixer les modalités dans lesquelles aura lieu le transfert de propriété et de jouissance.</w:t>
      </w:r>
    </w:p>
    <w:p w:rsidR="00000000" w:rsidDel="00000000" w:rsidP="00000000" w:rsidRDefault="00000000" w:rsidRPr="00000000" w14:paraId="0000002A">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B">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2D">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E">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qu’elles ne sont pas pourvues d’un conseil judiciaire et ont leur pleine capacité juridique,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Déclaration du vendeur</w:t>
            </w:r>
          </w:p>
        </w:tc>
      </w:tr>
    </w:tbl>
    <w:p w:rsidR="00000000" w:rsidDel="00000000" w:rsidP="00000000" w:rsidRDefault="00000000" w:rsidRPr="00000000" w14:paraId="00000035">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6">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7">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Sur la consistance du fonds libéral cédé :</w:t>
      </w:r>
    </w:p>
    <w:p w:rsidR="00000000" w:rsidDel="00000000" w:rsidP="00000000" w:rsidRDefault="00000000" w:rsidRPr="00000000" w14:paraId="00000039">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Etre propriétaire d’un cabinet dentaire sis et exploité au </w:t>
      </w:r>
      <w:r w:rsidDel="00000000" w:rsidR="00000000" w:rsidRPr="00000000">
        <w:rPr>
          <w:rFonts w:ascii="Roboto" w:cs="Roboto" w:eastAsia="Roboto" w:hAnsi="Roboto"/>
          <w:color w:val="ff0000"/>
          <w:sz w:val="20"/>
          <w:szCs w:val="20"/>
          <w:rtl w:val="0"/>
        </w:rPr>
        <w:t xml:space="preserve">[adresse_cabinet]</w:t>
      </w:r>
      <w:r w:rsidDel="00000000" w:rsidR="00000000" w:rsidRPr="00000000">
        <w:rPr>
          <w:rFonts w:ascii="Roboto" w:cs="Roboto" w:eastAsia="Roboto" w:hAnsi="Roboto"/>
          <w:sz w:val="20"/>
          <w:szCs w:val="20"/>
          <w:rtl w:val="0"/>
        </w:rPr>
        <w:t xml:space="preserve">. Le cabinet dentaire cédé est composé de :</w:t>
      </w:r>
    </w:p>
    <w:p w:rsidR="00000000" w:rsidDel="00000000" w:rsidP="00000000" w:rsidRDefault="00000000" w:rsidRPr="00000000" w14:paraId="0000003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dossiers et informations se rapportant à la patientèle du cabinet,</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droit au bail des lieux où le cabinet est exploité,</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droit à la jouissance de la ligne téléphonique dont le numéro d’appel est le : </w:t>
      </w:r>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[telephone_cabinet]</w:t>
      </w:r>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sous réserve de l’accord de l’Administration compétente,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bénéfice des contrats, marchés, traités et conventions passées avec les fournisseurs et prestataires.</w:t>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Sur l’origine de propriété : </w:t>
      </w:r>
    </w:p>
    <w:p w:rsidR="00000000" w:rsidDel="00000000" w:rsidP="00000000" w:rsidRDefault="00000000" w:rsidRPr="00000000" w14:paraId="0000004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9">
      <w:pPr>
        <w:shd w:fill="ffffff" w:val="clea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[civilite_vendeur] [prenom_vendeur] [nom_vendeur] </w:t>
      </w:r>
      <w:r w:rsidDel="00000000" w:rsidR="00000000" w:rsidRPr="00000000">
        <w:rPr>
          <w:rFonts w:ascii="Roboto" w:cs="Roboto" w:eastAsia="Roboto" w:hAnsi="Roboto"/>
          <w:sz w:val="20"/>
          <w:szCs w:val="20"/>
          <w:rtl w:val="0"/>
        </w:rPr>
        <w:t xml:space="preserve">est propriétaire des éléments constitutifs du cabinet pour les avoir régulièrement </w:t>
      </w:r>
      <w:r w:rsidDel="00000000" w:rsidR="00000000" w:rsidRPr="00000000">
        <w:rPr>
          <w:rFonts w:ascii="Roboto" w:cs="Roboto" w:eastAsia="Roboto" w:hAnsi="Roboto"/>
          <w:color w:val="ff0000"/>
          <w:sz w:val="20"/>
          <w:szCs w:val="20"/>
          <w:rtl w:val="0"/>
        </w:rPr>
        <w:t xml:space="preserve">créés le [date_origine_propriete]</w:t>
      </w:r>
    </w:p>
    <w:p w:rsidR="00000000" w:rsidDel="00000000" w:rsidP="00000000" w:rsidRDefault="00000000" w:rsidRPr="00000000" w14:paraId="0000004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Sur le droit au bail</w:t>
      </w:r>
    </w:p>
    <w:p w:rsidR="00000000" w:rsidDel="00000000" w:rsidP="00000000" w:rsidRDefault="00000000" w:rsidRPr="00000000" w14:paraId="0000004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D">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p>
    <w:p w:rsidR="00000000" w:rsidDel="00000000" w:rsidP="00000000" w:rsidRDefault="00000000" w:rsidRPr="00000000" w14:paraId="0000004E">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Aucun congé n’ayant été notifié de part et d’autre à l’issue de cette date, le bail a été tacitement reconduit pour une durée de six ans, le [date_reconduction_bail_1] et le [date_reconduction_bail_2]. </w:t>
      </w:r>
    </w:p>
    <w:p w:rsidR="00000000" w:rsidDel="00000000" w:rsidP="00000000" w:rsidRDefault="00000000" w:rsidRPr="00000000" w14:paraId="00000050">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Les locaux sont composés d’une pièce de [superficie_local] mètres carrés au sein d’un cabinet dentaire avec jouissance de la salle d’attente et des toilettes.</w:t>
      </w:r>
    </w:p>
    <w:p w:rsidR="00000000" w:rsidDel="00000000" w:rsidP="00000000" w:rsidRDefault="00000000" w:rsidRPr="00000000" w14:paraId="00000052">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Le bail a été conclu moyennant un loyer mensuel de [loyer_mensuel]€ en principal. </w:t>
      </w:r>
    </w:p>
    <w:p w:rsidR="00000000" w:rsidDel="00000000" w:rsidP="00000000" w:rsidRDefault="00000000" w:rsidRPr="00000000" w14:paraId="00000054">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Ce bail autorise l’exercice de l’activité de [profession_vendeur], stomatologue, docteur en médecine.</w:t>
      </w:r>
      <w:r w:rsidDel="00000000" w:rsidR="00000000" w:rsidRPr="00000000">
        <w:rPr>
          <w:rtl w:val="0"/>
        </w:rPr>
      </w:r>
    </w:p>
    <w:p w:rsidR="00000000" w:rsidDel="00000000" w:rsidP="00000000" w:rsidRDefault="00000000" w:rsidRPr="00000000" w14:paraId="0000005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consentie à un tiers.</w:t>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5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5E">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Sur le chiffre d’affaires et résultats d’exploitation.</w:t>
      </w:r>
    </w:p>
    <w:p w:rsidR="00000000" w:rsidDel="00000000" w:rsidP="00000000" w:rsidRDefault="00000000" w:rsidRPr="00000000" w14:paraId="0000006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suivantes :</w:t>
      </w:r>
    </w:p>
    <w:p w:rsidR="00000000" w:rsidDel="00000000" w:rsidP="00000000" w:rsidRDefault="00000000" w:rsidRPr="00000000" w14:paraId="00000062">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3">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4">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5">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Change w:author="Albane Lallemand" w:id="0" w:date="2026-04-30T13:39:06Z">
            <w:trPr>
              <w:cantSplit w:val="0"/>
              <w:tblHeader w:val="0"/>
            </w:trPr>
          </w:trPrChange>
        </w:trPr>
        <w:sdt>
          <w:sdtPr>
            <w:id w:val="-1068421146"/>
            <w:tag w:val="goog_rdk_0"/>
          </w:sdtPr>
          <w:sdtContent>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Change w:author="Albane Lallemand" w:id="0" w:date="2026-04-30T13:39:06Z">
                  <w:tcPr/>
                </w:tcPrChange>
              </w:tcPr>
              <w:sdt>
                <w:sdtPr>
                  <w:id w:val="-1565869076"/>
                  <w:tag w:val="goog_rdk_10"/>
                </w:sdtPr>
                <w:sdtContent>
                  <w:p w:rsidR="00000000" w:rsidDel="00000000" w:rsidP="00000000" w:rsidRDefault="00000000" w:rsidRPr="00000000" w14:paraId="00000066">
                    <w:pPr>
                      <w:spacing w:line="276" w:lineRule="auto"/>
                      <w:jc w:val="both"/>
                      <w:rPr>
                        <w:rFonts w:ascii="Roboto" w:cs="Roboto" w:eastAsia="Roboto" w:hAnsi="Roboto"/>
                        <w:sz w:val="20"/>
                        <w:szCs w:val="20"/>
                        <w:rPrChange w:author="Albane Lallemand" w:id="0" w:date="2026-04-30T13:39:06Z">
                          <w:rPr>
                            <w:rFonts w:ascii="Roboto" w:cs="Roboto" w:eastAsia="Roboto" w:hAnsi="Roboto"/>
                            <w:sz w:val="20"/>
                            <w:szCs w:val="20"/>
                          </w:rPr>
                        </w:rPrChange>
                      </w:rPr>
                      <w:pPrChange w:author="Albane Lallemand" w:id="0" w:date="2026-04-30T13:39:06Z">
                        <w:pPr>
                          <w:jc w:val="both"/>
                        </w:pPr>
                      </w:pPrChange>
                    </w:pPr>
                    <w:sdt>
                      <w:sdtPr>
                        <w:id w:val="514602030"/>
                        <w:tag w:val="goog_rdk_2"/>
                      </w:sdtPr>
                      <w:sdtContent>
                        <w:ins w:author="Albane Lallemand" w:id="1" w:date="2026-04-30T13:39:06Z"/>
                        <w:sdt>
                          <w:sdtPr>
                            <w:id w:val="1191576003"/>
                            <w:tag w:val="goog_rdk_3"/>
                          </w:sdtPr>
                          <w:sdtContent>
                            <w:ins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b w:val="1"/>
                                      <w:bCs w:val="1"/>
                                      <w:sz w:val="20"/>
                                      <w:szCs w:val="20"/>
                                    </w:rPr>
                                  </w:rPrChange>
                                </w:rPr>
                                <w:t xml:space="preserve">Du 01/01/2023 au 31/12/2023</w:t>
                              </w:r>
                            </w:ins>
                          </w:sdtContent>
                        </w:sdt>
                        <w:ins w:author="Albane Lallemand" w:id="1" w:date="2026-04-30T13:39:06Z"/>
                      </w:sdtContent>
                    </w:sdt>
                    <w:sdt>
                      <w:sdtPr>
                        <w:id w:val="2052792376"/>
                        <w:tag w:val="goog_rdk_4"/>
                      </w:sdtPr>
                      <w:sdtContent>
                        <w:ins w:author="Albane Lallemand" w:id="2" w:date="2026-04-30T13:38:43Z">
                          <w:sdt>
                            <w:sdtPr>
                              <w:id w:val="1362990668"/>
                              <w:tag w:val="goog_rdk_5"/>
                            </w:sdtPr>
                            <w:sdtContent>
                              <w:del w:author="Albane Lallemand" w:id="1" w:date="2026-04-30T13:39:06Z"/>
                            </w:sdtContent>
                          </w:sdt>
                        </w:ins>
                        <w:sdt>
                          <w:sdtPr>
                            <w:id w:val="-1615351148"/>
                            <w:tag w:val="goog_rdk_6"/>
                          </w:sdtPr>
                          <w:sdtContent>
                            <w:ins w:author="Albane Lallemand" w:id="2" w:date="2026-04-30T13:38:43Z">
                              <w:del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b w:val="1"/>
                                        <w:bCs w:val="1"/>
                                        <w:sz w:val="20"/>
                                        <w:szCs w:val="20"/>
                                      </w:rPr>
                                    </w:rPrChange>
                                  </w:rPr>
                                  <w:delText xml:space="preserve">du 01/0</w:delText>
                                </w:r>
                              </w:del>
                            </w:ins>
                          </w:sdtContent>
                        </w:sdt>
                        <w:ins w:author="Albane Lallemand" w:id="2" w:date="2026-04-30T13:38:43Z">
                          <w:del w:author="Albane Lallemand" w:id="1" w:date="2026-04-30T13:39:06Z"/>
                        </w:ins>
                      </w:sdtContent>
                    </w:sdt>
                    <w:sdt>
                      <w:sdtPr>
                        <w:id w:val="-918165604"/>
                        <w:tag w:val="goog_rdk_7"/>
                      </w:sdtPr>
                      <w:sdtContent>
                        <w:del w:author="Albane Lallemand" w:id="1" w:date="2026-04-30T13:39:06Z"/>
                        <w:sdt>
                          <w:sdtPr>
                            <w:id w:val="783380875"/>
                            <w:tag w:val="goog_rdk_8"/>
                          </w:sdtPr>
                          <w:sdtContent>
                            <w:del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sz w:val="20"/>
                                      <w:szCs w:val="20"/>
                                    </w:rPr>
                                  </w:rPrChange>
                                </w:rPr>
                                <w:delText xml:space="preserve">[exercice_1]</w:delText>
                              </w:r>
                            </w:del>
                          </w:sdtContent>
                        </w:sdt>
                        <w:del w:author="Albane Lallemand" w:id="1" w:date="2026-04-30T13:39:06Z"/>
                      </w:sdtContent>
                    </w:sdt>
                    <w:sdt>
                      <w:sdtPr>
                        <w:id w:val="-850417646"/>
                        <w:tag w:val="goog_rdk_9"/>
                      </w:sdtPr>
                      <w:sdtContent>
                        <w:r w:rsidDel="00000000" w:rsidR="00000000" w:rsidRPr="00000000">
                          <w:rPr>
                            <w:rtl w:val="0"/>
                          </w:rPr>
                        </w:r>
                      </w:sdtContent>
                    </w:sdt>
                  </w:p>
                </w:sdtContent>
              </w:sdt>
            </w:tc>
          </w:sdtContent>
        </w:sdt>
        <w:tc>
          <w:tcPr>
            <w:tcPrChange w:author="Albane Lallemand" w:id="0" w:date="2026-04-30T13:39:06Z">
              <w:tcPr/>
            </w:tcPrChange>
          </w:tcPr>
          <w:p w:rsidR="00000000" w:rsidDel="00000000" w:rsidP="00000000" w:rsidRDefault="00000000" w:rsidRPr="00000000" w14:paraId="00000067">
            <w:pPr>
              <w:jc w:val="both"/>
              <w:rPr>
                <w:rFonts w:ascii="Roboto" w:cs="Roboto" w:eastAsia="Roboto" w:hAnsi="Roboto"/>
                <w:color w:val="ff0000"/>
                <w:sz w:val="20"/>
                <w:szCs w:val="20"/>
              </w:rPr>
            </w:pPr>
            <w:sdt>
              <w:sdtPr>
                <w:id w:val="-268918178"/>
                <w:tag w:val="goog_rdk_11"/>
              </w:sdtPr>
              <w:sdtContent>
                <w:commentRangeStart w:id="0"/>
              </w:sdtContent>
            </w:sdt>
            <w:r w:rsidDel="00000000" w:rsidR="00000000" w:rsidRPr="00000000">
              <w:rPr>
                <w:rFonts w:ascii="Roboto" w:cs="Roboto" w:eastAsia="Roboto" w:hAnsi="Roboto"/>
                <w:color w:val="ff0000"/>
                <w:sz w:val="20"/>
                <w:szCs w:val="20"/>
                <w:rtl w:val="0"/>
              </w:rPr>
              <w:t xml:space="preserve">[chiffre_affaires_1] €</w:t>
            </w:r>
            <w:r w:rsidDel="00000000" w:rsidR="00000000" w:rsidRPr="00000000">
              <w:rPr>
                <w:rtl w:val="0"/>
              </w:rPr>
            </w:r>
          </w:p>
        </w:tc>
        <w:tc>
          <w:tcPr>
            <w:tcPrChange w:author="Albane Lallemand" w:id="0" w:date="2026-04-30T13:39:06Z">
              <w:tcPr/>
            </w:tcPrChange>
          </w:tcPr>
          <w:p w:rsidR="00000000" w:rsidDel="00000000" w:rsidP="00000000" w:rsidRDefault="00000000" w:rsidRPr="00000000" w14:paraId="00000068">
            <w:pPr>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[resultat_1]</w:t>
            </w:r>
          </w:p>
        </w:tc>
      </w:tr>
      <w:tr>
        <w:trPr>
          <w:cantSplit w:val="0"/>
          <w:tblHeader w:val="0"/>
          <w:trPrChange w:author="Albane Lallemand" w:id="0" w:date="2026-04-30T13:39:06Z">
            <w:trPr>
              <w:cantSplit w:val="0"/>
              <w:tblHeader w:val="0"/>
            </w:trPr>
          </w:trPrChange>
        </w:trPr>
        <w:sdt>
          <w:sdtPr>
            <w:id w:val="1524582327"/>
            <w:tag w:val="goog_rdk_12"/>
          </w:sdtPr>
          <w:sdtContent>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Change w:author="Albane Lallemand" w:id="0" w:date="2026-04-30T13:39:06Z">
                  <w:tcPr/>
                </w:tcPrChange>
              </w:tcPr>
              <w:sdt>
                <w:sdtPr>
                  <w:id w:val="-53904594"/>
                  <w:tag w:val="goog_rdk_18"/>
                </w:sdtPr>
                <w:sdtContent>
                  <w:p w:rsidR="00000000" w:rsidDel="00000000" w:rsidP="00000000" w:rsidRDefault="00000000" w:rsidRPr="00000000" w14:paraId="00000069">
                    <w:pPr>
                      <w:spacing w:line="276" w:lineRule="auto"/>
                      <w:jc w:val="both"/>
                      <w:rPr>
                        <w:rFonts w:ascii="Roboto" w:cs="Roboto" w:eastAsia="Roboto" w:hAnsi="Roboto"/>
                        <w:sz w:val="20"/>
                        <w:szCs w:val="20"/>
                        <w:rPrChange w:author="Albane Lallemand" w:id="0" w:date="2026-04-30T13:39:06Z">
                          <w:rPr>
                            <w:rFonts w:ascii="Roboto" w:cs="Roboto" w:eastAsia="Roboto" w:hAnsi="Roboto"/>
                            <w:sz w:val="20"/>
                            <w:szCs w:val="20"/>
                          </w:rPr>
                        </w:rPrChange>
                      </w:rPr>
                      <w:pPrChange w:author="Albane Lallemand" w:id="0" w:date="2026-04-30T13:39:06Z">
                        <w:pPr>
                          <w:jc w:val="both"/>
                        </w:pPr>
                      </w:pPrChange>
                    </w:pPr>
                    <w:commentRangeEnd w:id="0"/>
                    <w:r w:rsidDel="00000000" w:rsidR="00000000" w:rsidRPr="00000000">
                      <w:commentReference w:id="0"/>
                    </w:r>
                    <w:sdt>
                      <w:sdtPr>
                        <w:id w:val="1065905192"/>
                        <w:tag w:val="goog_rdk_13"/>
                      </w:sdtPr>
                      <w:sdtContent>
                        <w:ins w:author="Albane Lallemand" w:id="1" w:date="2026-04-30T13:39:06Z"/>
                        <w:sdt>
                          <w:sdtPr>
                            <w:id w:val="-1375991199"/>
                            <w:tag w:val="goog_rdk_14"/>
                          </w:sdtPr>
                          <w:sdtContent>
                            <w:ins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color w:val="ff0000"/>
                                      <w:sz w:val="20"/>
                                      <w:szCs w:val="20"/>
                                    </w:rPr>
                                  </w:rPrChange>
                                </w:rPr>
                                <w:t xml:space="preserve">Du 01/01/2024 au 31/12/2024</w:t>
                              </w:r>
                            </w:ins>
                          </w:sdtContent>
                        </w:sdt>
                        <w:ins w:author="Albane Lallemand" w:id="1" w:date="2026-04-30T13:39:06Z"/>
                      </w:sdtContent>
                    </w:sdt>
                    <w:sdt>
                      <w:sdtPr>
                        <w:id w:val="1374108932"/>
                        <w:tag w:val="goog_rdk_15"/>
                      </w:sdtPr>
                      <w:sdtContent>
                        <w:del w:author="Albane Lallemand" w:id="1" w:date="2026-04-30T13:39:06Z"/>
                        <w:sdt>
                          <w:sdtPr>
                            <w:id w:val="-640817711"/>
                            <w:tag w:val="goog_rdk_16"/>
                          </w:sdtPr>
                          <w:sdtContent>
                            <w:del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sz w:val="20"/>
                                      <w:szCs w:val="20"/>
                                    </w:rPr>
                                  </w:rPrChange>
                                </w:rPr>
                                <w:delText xml:space="preserve">[exercice_2]</w:delText>
                              </w:r>
                            </w:del>
                          </w:sdtContent>
                        </w:sdt>
                        <w:del w:author="Albane Lallemand" w:id="1" w:date="2026-04-30T13:39:06Z"/>
                      </w:sdtContent>
                    </w:sdt>
                    <w:sdt>
                      <w:sdtPr>
                        <w:id w:val="-1352340182"/>
                        <w:tag w:val="goog_rdk_17"/>
                      </w:sdtPr>
                      <w:sdtContent>
                        <w:r w:rsidDel="00000000" w:rsidR="00000000" w:rsidRPr="00000000">
                          <w:rPr>
                            <w:rtl w:val="0"/>
                          </w:rPr>
                        </w:r>
                      </w:sdtContent>
                    </w:sdt>
                  </w:p>
                </w:sdtContent>
              </w:sdt>
            </w:tc>
          </w:sdtContent>
        </w:sdt>
        <w:tc>
          <w:tcPr>
            <w:tcPrChange w:author="Albane Lallemand" w:id="0" w:date="2026-04-30T13:39:06Z">
              <w:tcPr/>
            </w:tcPrChange>
          </w:tcPr>
          <w:p w:rsidR="00000000" w:rsidDel="00000000" w:rsidP="00000000" w:rsidRDefault="00000000" w:rsidRPr="00000000" w14:paraId="0000006A">
            <w:pPr>
              <w:jc w:val="both"/>
              <w:rPr>
                <w:rFonts w:ascii="Roboto" w:cs="Roboto" w:eastAsia="Roboto" w:hAnsi="Roboto"/>
                <w:color w:val="ff0000"/>
                <w:sz w:val="20"/>
                <w:szCs w:val="20"/>
              </w:rPr>
            </w:pPr>
            <w:sdt>
              <w:sdtPr>
                <w:id w:val="1933729938"/>
                <w:tag w:val="goog_rdk_19"/>
              </w:sdtPr>
              <w:sdtContent>
                <w:commentRangeStart w:id="1"/>
              </w:sdtContent>
            </w:sdt>
            <w:r w:rsidDel="00000000" w:rsidR="00000000" w:rsidRPr="00000000">
              <w:rPr>
                <w:rFonts w:ascii="Roboto" w:cs="Roboto" w:eastAsia="Roboto" w:hAnsi="Roboto"/>
                <w:color w:val="ff0000"/>
                <w:sz w:val="20"/>
                <w:szCs w:val="20"/>
                <w:rtl w:val="0"/>
              </w:rPr>
              <w:t xml:space="preserve">[chiffre_affaires_1] €</w:t>
            </w:r>
          </w:p>
        </w:tc>
        <w:tc>
          <w:tcPr>
            <w:tcPrChange w:author="Albane Lallemand" w:id="0" w:date="2026-04-30T13:39:06Z">
              <w:tcPr/>
            </w:tcPrChange>
          </w:tcPr>
          <w:p w:rsidR="00000000" w:rsidDel="00000000" w:rsidP="00000000" w:rsidRDefault="00000000" w:rsidRPr="00000000" w14:paraId="0000006B">
            <w:pPr>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[resultat_1]</w:t>
            </w:r>
          </w:p>
        </w:tc>
      </w:tr>
      <w:tr>
        <w:trPr>
          <w:cantSplit w:val="0"/>
          <w:tblHeader w:val="0"/>
          <w:trPrChange w:author="Albane Lallemand" w:id="0" w:date="2026-04-30T13:39:06Z">
            <w:trPr>
              <w:cantSplit w:val="0"/>
              <w:tblHeader w:val="0"/>
            </w:trPr>
          </w:trPrChange>
        </w:trPr>
        <w:sdt>
          <w:sdtPr>
            <w:id w:val="813337803"/>
            <w:tag w:val="goog_rdk_20"/>
          </w:sdtPr>
          <w:sdtContent>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Change w:author="Albane Lallemand" w:id="0" w:date="2026-04-30T13:39:06Z">
                  <w:tcPr/>
                </w:tcPrChange>
              </w:tcPr>
              <w:sdt>
                <w:sdtPr>
                  <w:id w:val="-2023581235"/>
                  <w:tag w:val="goog_rdk_26"/>
                </w:sdtPr>
                <w:sdtContent>
                  <w:p w:rsidR="00000000" w:rsidDel="00000000" w:rsidP="00000000" w:rsidRDefault="00000000" w:rsidRPr="00000000" w14:paraId="0000006C">
                    <w:pPr>
                      <w:spacing w:line="276" w:lineRule="auto"/>
                      <w:jc w:val="both"/>
                      <w:rPr>
                        <w:rFonts w:ascii="Roboto" w:cs="Roboto" w:eastAsia="Roboto" w:hAnsi="Roboto"/>
                        <w:sz w:val="20"/>
                        <w:szCs w:val="20"/>
                        <w:rPrChange w:author="Albane Lallemand" w:id="0" w:date="2026-04-30T13:39:06Z">
                          <w:rPr>
                            <w:rFonts w:ascii="Roboto" w:cs="Roboto" w:eastAsia="Roboto" w:hAnsi="Roboto"/>
                            <w:sz w:val="20"/>
                            <w:szCs w:val="20"/>
                          </w:rPr>
                        </w:rPrChange>
                      </w:rPr>
                      <w:pPrChange w:author="Albane Lallemand" w:id="0" w:date="2026-04-30T13:39:06Z">
                        <w:pPr>
                          <w:jc w:val="both"/>
                        </w:pPr>
                      </w:pPrChange>
                    </w:pPr>
                    <w:commentRangeEnd w:id="1"/>
                    <w:r w:rsidDel="00000000" w:rsidR="00000000" w:rsidRPr="00000000">
                      <w:commentReference w:id="1"/>
                    </w:r>
                    <w:sdt>
                      <w:sdtPr>
                        <w:id w:val="-11541706"/>
                        <w:tag w:val="goog_rdk_21"/>
                      </w:sdtPr>
                      <w:sdtContent>
                        <w:ins w:author="Albane Lallemand" w:id="1" w:date="2026-04-30T13:39:06Z"/>
                        <w:sdt>
                          <w:sdtPr>
                            <w:id w:val="-1074512115"/>
                            <w:tag w:val="goog_rdk_22"/>
                          </w:sdtPr>
                          <w:sdtContent>
                            <w:ins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color w:val="ff0000"/>
                                      <w:sz w:val="20"/>
                                      <w:szCs w:val="20"/>
                                    </w:rPr>
                                  </w:rPrChange>
                                </w:rPr>
                                <w:t xml:space="preserve">Du 01/01/2025 au 31/12/2025</w:t>
                              </w:r>
                            </w:ins>
                          </w:sdtContent>
                        </w:sdt>
                        <w:ins w:author="Albane Lallemand" w:id="1" w:date="2026-04-30T13:39:06Z"/>
                      </w:sdtContent>
                    </w:sdt>
                    <w:sdt>
                      <w:sdtPr>
                        <w:id w:val="-1005111468"/>
                        <w:tag w:val="goog_rdk_23"/>
                      </w:sdtPr>
                      <w:sdtContent>
                        <w:del w:author="Albane Lallemand" w:id="1" w:date="2026-04-30T13:39:06Z"/>
                        <w:sdt>
                          <w:sdtPr>
                            <w:id w:val="-146806175"/>
                            <w:tag w:val="goog_rdk_24"/>
                          </w:sdtPr>
                          <w:sdtContent>
                            <w:del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sz w:val="20"/>
                                      <w:szCs w:val="20"/>
                                    </w:rPr>
                                  </w:rPrChange>
                                </w:rPr>
                                <w:delText xml:space="preserve">[exercice_3]</w:delText>
                              </w:r>
                            </w:del>
                          </w:sdtContent>
                        </w:sdt>
                        <w:del w:author="Albane Lallemand" w:id="1" w:date="2026-04-30T13:39:06Z"/>
                      </w:sdtContent>
                    </w:sdt>
                    <w:sdt>
                      <w:sdtPr>
                        <w:id w:val="-114270238"/>
                        <w:tag w:val="goog_rdk_25"/>
                      </w:sdtPr>
                      <w:sdtContent>
                        <w:r w:rsidDel="00000000" w:rsidR="00000000" w:rsidRPr="00000000">
                          <w:rPr>
                            <w:rtl w:val="0"/>
                          </w:rPr>
                        </w:r>
                      </w:sdtContent>
                    </w:sdt>
                  </w:p>
                </w:sdtContent>
              </w:sdt>
            </w:tc>
          </w:sdtContent>
        </w:sdt>
        <w:tc>
          <w:tcPr>
            <w:tcPrChange w:author="Albane Lallemand" w:id="0" w:date="2026-04-30T13:39:06Z">
              <w:tcPr/>
            </w:tcPrChange>
          </w:tcPr>
          <w:p w:rsidR="00000000" w:rsidDel="00000000" w:rsidP="00000000" w:rsidRDefault="00000000" w:rsidRPr="00000000" w14:paraId="0000006D">
            <w:pPr>
              <w:jc w:val="both"/>
              <w:rPr>
                <w:rFonts w:ascii="Roboto" w:cs="Roboto" w:eastAsia="Roboto" w:hAnsi="Roboto"/>
                <w:sz w:val="20"/>
                <w:szCs w:val="20"/>
              </w:rPr>
            </w:pPr>
            <w:sdt>
              <w:sdtPr>
                <w:id w:val="-1915985397"/>
                <w:tag w:val="goog_rdk_27"/>
              </w:sdtPr>
              <w:sdtContent>
                <w:commentRangeStart w:id="2"/>
              </w:sdtContent>
            </w:sdt>
            <w:r w:rsidDel="00000000" w:rsidR="00000000" w:rsidRPr="00000000">
              <w:rPr>
                <w:rFonts w:ascii="Roboto" w:cs="Roboto" w:eastAsia="Roboto" w:hAnsi="Roboto"/>
                <w:color w:val="ff0000"/>
                <w:sz w:val="20"/>
                <w:szCs w:val="20"/>
                <w:rtl w:val="0"/>
              </w:rPr>
              <w:t xml:space="preserve">[chiffre_affaires_3] €</w:t>
            </w:r>
            <w:r w:rsidDel="00000000" w:rsidR="00000000" w:rsidRPr="00000000">
              <w:rPr>
                <w:rtl w:val="0"/>
              </w:rPr>
            </w:r>
          </w:p>
        </w:tc>
        <w:tc>
          <w:tcPr>
            <w:tcPrChange w:author="Albane Lallemand" w:id="0" w:date="2026-04-30T13:39:06Z">
              <w:tcPr/>
            </w:tcPrChange>
          </w:tcPr>
          <w:p w:rsidR="00000000" w:rsidDel="00000000" w:rsidP="00000000" w:rsidRDefault="00000000" w:rsidRPr="00000000" w14:paraId="0000006E">
            <w:pPr>
              <w:jc w:val="both"/>
              <w:rPr>
                <w:rFonts w:ascii="Roboto" w:cs="Roboto" w:eastAsia="Roboto" w:hAnsi="Roboto"/>
                <w:sz w:val="20"/>
                <w:szCs w:val="20"/>
              </w:rPr>
            </w:pPr>
            <w:r w:rsidDel="00000000" w:rsidR="00000000" w:rsidRPr="00000000">
              <w:rPr>
                <w:rFonts w:ascii="Roboto" w:cs="Roboto" w:eastAsia="Roboto" w:hAnsi="Roboto"/>
                <w:color w:val="ff0000"/>
                <w:sz w:val="20"/>
                <w:szCs w:val="20"/>
                <w:rtl w:val="0"/>
              </w:rPr>
              <w:t xml:space="preserve">[resultat_3]</w:t>
            </w:r>
            <w:r w:rsidDel="00000000" w:rsidR="00000000" w:rsidRPr="00000000">
              <w:rPr>
                <w:rtl w:val="0"/>
              </w:rPr>
            </w:r>
          </w:p>
        </w:tc>
      </w:tr>
    </w:tbl>
    <w:p w:rsidR="00000000" w:rsidDel="00000000" w:rsidP="00000000" w:rsidRDefault="00000000" w:rsidRPr="00000000" w14:paraId="0000006F">
      <w:pPr>
        <w:spacing w:after="0" w:line="240" w:lineRule="auto"/>
        <w:jc w:val="both"/>
        <w:rPr>
          <w:rFonts w:ascii="Roboto" w:cs="Roboto" w:eastAsia="Roboto" w:hAnsi="Roboto"/>
          <w:sz w:val="20"/>
          <w:szCs w:val="20"/>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Sur la situation générale et la libre disposition du fonds libéral</w:t>
      </w:r>
    </w:p>
    <w:p w:rsidR="00000000" w:rsidDel="00000000" w:rsidP="00000000" w:rsidRDefault="00000000" w:rsidRPr="00000000" w14:paraId="00000071">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2">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Que ces matériels sont en bon état de fonctionnement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Que ces matériels répondent aux normes de salubrité, hygiène et sécurité actuellement en vigueur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7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C">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7D">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N’avoir fait l’objet d’une condamnation pénale, ni de sanction civile ou administrative de nature à lui interdire l’exercice de l’activité de [profession_vendeur]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Qu’il remplit les conditions exigées par la loi pour exercer la profession de [profession_vendeur] ;</w:t>
      </w:r>
    </w:p>
    <w:p w:rsidR="00000000" w:rsidDel="00000000" w:rsidP="00000000" w:rsidRDefault="00000000" w:rsidRPr="00000000" w14:paraId="0000008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2">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3">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Promesse de vente et d’achat du cabinet dentaire</w:t>
            </w:r>
          </w:p>
        </w:tc>
      </w:tr>
    </w:tbl>
    <w:p w:rsidR="00000000" w:rsidDel="00000000" w:rsidP="00000000" w:rsidRDefault="00000000" w:rsidRPr="00000000" w14:paraId="00000085">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PROMESSE SYNALLAGMATIQUE DE VENTE</w:t>
      </w:r>
    </w:p>
    <w:p w:rsidR="00000000" w:rsidDel="00000000" w:rsidP="00000000" w:rsidRDefault="00000000" w:rsidRPr="00000000" w14:paraId="0000008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 les présentes, </w:t>
      </w:r>
      <w:r w:rsidDel="00000000" w:rsidR="00000000" w:rsidRPr="00000000">
        <w:rPr>
          <w:rFonts w:ascii="Roboto" w:cs="Roboto" w:eastAsia="Roboto" w:hAnsi="Roboto"/>
          <w:sz w:val="20"/>
          <w:szCs w:val="20"/>
          <w:rtl w:val="0"/>
        </w:rPr>
        <w:t xml:space="preserve">[civilite_vendeur] [prenom_vendeur] [nom_vendeur]</w:t>
      </w:r>
      <w:r w:rsidDel="00000000" w:rsidR="00000000" w:rsidRPr="00000000">
        <w:rPr>
          <w:rFonts w:ascii="Roboto" w:cs="Roboto" w:eastAsia="Roboto" w:hAnsi="Roboto"/>
          <w:color w:val="ff0000"/>
          <w:sz w:val="20"/>
          <w:szCs w:val="20"/>
          <w:rtl w:val="0"/>
        </w:rPr>
        <w:t xml:space="preserve"> </w:t>
      </w:r>
      <w:r w:rsidDel="00000000" w:rsidR="00000000" w:rsidRPr="00000000">
        <w:rPr>
          <w:rFonts w:ascii="Roboto" w:cs="Roboto" w:eastAsia="Roboto" w:hAnsi="Roboto"/>
          <w:sz w:val="20"/>
          <w:szCs w:val="20"/>
          <w:rtl w:val="0"/>
        </w:rPr>
        <w:t xml:space="preserve">s’oblige envers la [denomination_societe_acquereur] à lui vendre le cabinet dentaire objet des présentes tel qu’il a été plus amplement désigné précédemment, avec tous les éléments le composant, sans réserve, sauf celle résultant des énonciations des présentes aux charges et conditions ci-après déterminées.</w:t>
      </w:r>
    </w:p>
    <w:p w:rsidR="00000000" w:rsidDel="00000000" w:rsidP="00000000" w:rsidRDefault="00000000" w:rsidRPr="00000000" w14:paraId="0000008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rtl w:val="0"/>
        </w:rPr>
        <w:t xml:space="preserve">Et par les mêmes présentes la [denomination_societe_acquereur]</w:t>
      </w:r>
      <w:r w:rsidDel="00000000" w:rsidR="00000000" w:rsidRPr="00000000">
        <w:rPr>
          <w:rFonts w:ascii="Roboto" w:cs="Roboto" w:eastAsia="Roboto" w:hAnsi="Roboto"/>
          <w:color w:val="ff0000"/>
          <w:sz w:val="20"/>
          <w:szCs w:val="20"/>
          <w:rtl w:val="0"/>
        </w:rPr>
        <w:t xml:space="preserve"> </w:t>
      </w:r>
      <w:r w:rsidDel="00000000" w:rsidR="00000000" w:rsidRPr="00000000">
        <w:rPr>
          <w:rFonts w:ascii="Roboto" w:cs="Roboto" w:eastAsia="Roboto" w:hAnsi="Roboto"/>
          <w:sz w:val="20"/>
          <w:szCs w:val="20"/>
          <w:rtl w:val="0"/>
        </w:rPr>
        <w:t xml:space="preserve">s’oblige envers [civilite_vendeur] [prenom_vendeur] [nom_vendeur]</w:t>
      </w:r>
      <w:r w:rsidDel="00000000" w:rsidR="00000000" w:rsidRPr="00000000">
        <w:rPr>
          <w:rFonts w:ascii="Roboto" w:cs="Roboto" w:eastAsia="Roboto" w:hAnsi="Roboto"/>
          <w:color w:val="ff0000"/>
          <w:sz w:val="20"/>
          <w:szCs w:val="20"/>
          <w:rtl w:val="0"/>
        </w:rPr>
        <w:t xml:space="preserve"> </w:t>
      </w:r>
      <w:r w:rsidDel="00000000" w:rsidR="00000000" w:rsidRPr="00000000">
        <w:rPr>
          <w:rFonts w:ascii="Roboto" w:cs="Roboto" w:eastAsia="Roboto" w:hAnsi="Roboto"/>
          <w:sz w:val="20"/>
          <w:szCs w:val="20"/>
          <w:rtl w:val="0"/>
        </w:rPr>
        <w:t xml:space="preserve">à lui acquérir ledit cabinet, tel qu’il est plus amplement désigné ci-dessus aux charges et conditions ci-après déterminées.</w:t>
      </w:r>
      <w:r w:rsidDel="00000000" w:rsidR="00000000" w:rsidRPr="00000000">
        <w:rPr>
          <w:rtl w:val="0"/>
        </w:rPr>
      </w:r>
    </w:p>
    <w:p w:rsidR="00000000" w:rsidDel="00000000" w:rsidP="00000000" w:rsidRDefault="00000000" w:rsidRPr="00000000" w14:paraId="0000008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8E">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F">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Si la vente se réalise, celle-ci aura lieu moyennant le prix principal de </w:t>
      </w:r>
      <w:r w:rsidDel="00000000" w:rsidR="00000000" w:rsidRPr="00000000">
        <w:rPr>
          <w:rFonts w:ascii="Roboto" w:cs="Roboto" w:eastAsia="Roboto" w:hAnsi="Roboto"/>
          <w:color w:val="ff0000"/>
          <w:sz w:val="20"/>
          <w:szCs w:val="20"/>
          <w:rtl w:val="0"/>
        </w:rPr>
        <w:t xml:space="preserve">[prix_cession_lettres] ([prix_cession] €), s’appliquant :</w:t>
      </w:r>
    </w:p>
    <w:p w:rsidR="00000000" w:rsidDel="00000000" w:rsidP="00000000" w:rsidRDefault="00000000" w:rsidRPr="00000000" w14:paraId="00000090">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ff0000"/>
          <w:sz w:val="20"/>
          <w:szCs w:val="20"/>
          <w:vertAlign w:val="baseline"/>
        </w:rPr>
      </w:pPr>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[prix_elements_corporels_lettres] aux éléments corporels ([prix_elements_corporels] €)</w:t>
      </w:r>
    </w:p>
    <w:p w:rsidR="00000000" w:rsidDel="00000000" w:rsidP="00000000" w:rsidRDefault="00000000" w:rsidRPr="00000000" w14:paraId="00000092">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ff0000"/>
          <w:sz w:val="20"/>
          <w:szCs w:val="20"/>
          <w:vertAlign w:val="baseline"/>
        </w:rPr>
      </w:pPr>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[prix_elements_incorporels_lettres] aux éléments incorporels ([prix_elements_incorporels] €)</w:t>
      </w:r>
      <w:r w:rsidDel="00000000" w:rsidR="00000000" w:rsidRPr="00000000">
        <w:rPr>
          <w:rtl w:val="0"/>
        </w:rPr>
      </w:r>
    </w:p>
    <w:p w:rsidR="00000000" w:rsidDel="00000000" w:rsidP="00000000" w:rsidRDefault="00000000" w:rsidRPr="00000000" w14:paraId="0000009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jour de la signature de l’acte de vente, ce prix sera payé comptant à concurrence de la totalité s’imputant d’abord sur le prix des objets mobiliers et le matériel, et pour le surplus le prix des éléments incorporels.</w:t>
      </w:r>
    </w:p>
    <w:p w:rsidR="00000000" w:rsidDel="00000000" w:rsidP="00000000" w:rsidRDefault="00000000" w:rsidRPr="00000000" w14:paraId="0000009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9">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9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rsidR="00000000" w:rsidDel="00000000" w:rsidP="00000000" w:rsidRDefault="00000000" w:rsidRPr="00000000" w14:paraId="0000009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D">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[date_origine_propriete] PREVUE DE REALISATION</w:t>
      </w:r>
    </w:p>
    <w:p w:rsidR="00000000" w:rsidDel="00000000" w:rsidP="00000000" w:rsidRDefault="00000000" w:rsidRPr="00000000" w14:paraId="0000009E">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conviennent de fixer la signature de l’acte de vente, si la vente se réalise, au plus tard le </w:t>
      </w:r>
      <w:r w:rsidDel="00000000" w:rsidR="00000000" w:rsidRPr="00000000">
        <w:rPr>
          <w:rFonts w:ascii="Roboto" w:cs="Roboto" w:eastAsia="Roboto" w:hAnsi="Roboto"/>
          <w:sz w:val="20"/>
          <w:szCs w:val="20"/>
          <w:rtl w:val="0"/>
        </w:rPr>
        <w:t xml:space="preserve">[date_realisation_limite].</w:t>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Jusqu’audit jour, le cabinet restera sous le garde et la surveillance du soussigné de première part, qui s’engage à l’exploiter dans des conditions ordinaires et de droit et notamment, sous celles suivantes :</w:t>
      </w:r>
    </w:p>
    <w:p w:rsidR="00000000" w:rsidDel="00000000" w:rsidP="00000000" w:rsidRDefault="00000000" w:rsidRPr="00000000" w14:paraId="000000A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A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A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A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régler toutes dépenses, charges er débours nés de l’exercice de son activité jusqu’au jour de l’entrée de jouissance de l’Acquéreur.</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remettre sans délai à l’Acquéreur toute correspondance et document, retransmettra tout appel téléphonique, toute information qui serait amené à recevoir de la part de patients et les dossiers s’y rapportant.</w:t>
      </w:r>
    </w:p>
    <w:p w:rsidR="00000000" w:rsidDel="00000000" w:rsidP="00000000" w:rsidRDefault="00000000" w:rsidRPr="00000000" w14:paraId="000000B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1">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B2">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payer tous frais, droits et honoraires et ceux qui seraient la suite, et la conséquence de la cession.</w:t>
      </w:r>
    </w:p>
    <w:p w:rsidR="00000000" w:rsidDel="00000000" w:rsidP="00000000" w:rsidRDefault="00000000" w:rsidRPr="00000000" w14:paraId="000000B5">
      <w:pPr>
        <w:spacing w:after="0" w:line="240" w:lineRule="auto"/>
        <w:jc w:val="both"/>
        <w:rPr>
          <w:rFonts w:ascii="Roboto" w:cs="Roboto" w:eastAsia="Roboto" w:hAnsi="Roboto"/>
          <w:sz w:val="20"/>
          <w:szCs w:val="20"/>
        </w:rPr>
      </w:pPr>
      <w:bookmarkStart w:colFirst="0" w:colLast="0" w:name="_heading=h.1jzzmv1473bx" w:id="0"/>
      <w:bookmarkEnd w:id="0"/>
      <w:r w:rsidDel="00000000" w:rsidR="00000000" w:rsidRPr="00000000">
        <w:rPr>
          <w:rtl w:val="0"/>
        </w:rPr>
      </w:r>
    </w:p>
    <w:p w:rsidR="00000000" w:rsidDel="00000000" w:rsidP="00000000" w:rsidRDefault="00000000" w:rsidRPr="00000000" w14:paraId="000000B6">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PROPRIETE - JOUISSANCE</w:t>
      </w:r>
    </w:p>
    <w:p w:rsidR="00000000" w:rsidDel="00000000" w:rsidP="00000000" w:rsidRDefault="00000000" w:rsidRPr="00000000" w14:paraId="000000B7">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8">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Si la vente se réalise, le soussigné de seconde part sera propriétaire en pleine propriété du fonds vendu et en aura la jouissance à compter du jour de la signature de l’acte de vente, au plus tard le </w:t>
      </w:r>
      <w:r w:rsidDel="00000000" w:rsidR="00000000" w:rsidRPr="00000000">
        <w:rPr>
          <w:rFonts w:ascii="Roboto" w:cs="Roboto" w:eastAsia="Roboto" w:hAnsi="Roboto"/>
          <w:sz w:val="20"/>
          <w:szCs w:val="20"/>
          <w:rtl w:val="0"/>
        </w:rPr>
        <w:t xml:space="preserve">[date_realisation_limite].</w:t>
      </w:r>
      <w:r w:rsidDel="00000000" w:rsidR="00000000" w:rsidRPr="00000000">
        <w:rPr>
          <w:rtl w:val="0"/>
        </w:rPr>
      </w:r>
    </w:p>
    <w:p w:rsidR="00000000" w:rsidDel="00000000" w:rsidP="00000000" w:rsidRDefault="00000000" w:rsidRPr="00000000" w14:paraId="000000B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 SUSPENSIVES</w:t>
      </w:r>
    </w:p>
    <w:p w:rsidR="00000000" w:rsidDel="00000000" w:rsidP="00000000" w:rsidRDefault="00000000" w:rsidRPr="00000000" w14:paraId="000000B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projetée, objet des présentes, ne sera réalisée que lorsque les conditions suspensives suivantes auront été levées et ce, avant le [date_realisation_limite] : </w:t>
      </w:r>
    </w:p>
    <w:p w:rsidR="00000000" w:rsidDel="00000000" w:rsidP="00000000" w:rsidRDefault="00000000" w:rsidRPr="00000000" w14:paraId="000000B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Obtention par l’acquéreur ou de son substitué d’un prêt d’un montant maximum de </w:t>
      </w:r>
      <w:sdt>
        <w:sdtPr>
          <w:id w:val="-126776266"/>
          <w:tag w:val="goog_rdk_28"/>
        </w:sdtPr>
        <w:sdtContent>
          <w:commentRangeStart w:id="3"/>
        </w:sdtContent>
      </w:sdt>
      <w:sdt>
        <w:sdtPr>
          <w:id w:val="-58117165"/>
          <w:tag w:val="goog_rdk_29"/>
        </w:sdtPr>
        <w:sdtContent>
          <w:commentRangeStart w:id="4"/>
        </w:sdtContent>
      </w:sdt>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[montant_pret]</w:t>
      </w:r>
      <w:commentRangeEnd w:id="3"/>
      <w:r w:rsidDel="00000000" w:rsidR="00000000" w:rsidRPr="00000000">
        <w:commentReference w:id="3"/>
      </w:r>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 euros au taux maximum de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sdt>
        <w:sdtPr>
          <w:id w:val="43580513"/>
          <w:tag w:val="goog_rdk_30"/>
        </w:sdtPr>
        <w:sdtContent>
          <w:ins w:author="Albane" w:id="3" w:date="2026-05-07T14:06:36Z"/>
          <w:sdt>
            <w:sdtPr>
              <w:id w:val="65532139"/>
              <w:tag w:val="goog_rdk_31"/>
            </w:sdtPr>
            <w:sdtContent>
              <w:ins w:author="Albane" w:id="3" w:date="2026-05-07T14:06:36Z">
                <w:r w:rsidDel="00000000" w:rsidR="00000000" w:rsidRPr="00000000">
                  <w:rPr>
                    <w:rFonts w:ascii="Roboto" w:cs="Roboto" w:eastAsia="Roboto" w:hAnsi="Roboto"/>
                    <w:sz w:val="20"/>
                    <w:szCs w:val="20"/>
                    <w:rtl w:val="0"/>
                    <w:rPrChange w:author="Albane" w:id="4" w:date="2026-05-07T14:06:36Z">
                      <w:rPr>
                        <w:rFonts w:ascii="Roboto" w:cs="Roboto" w:eastAsia="Roboto" w:hAnsi="Roboto"/>
                        <w:b w:val="0"/>
                        <w:bCs w:val="0"/>
                        <w:i w:val="0"/>
                        <w:iCs w:val="0"/>
                        <w:smallCaps w:val="0"/>
                        <w:strike w:val="0"/>
                        <w:color w:val="000000"/>
                        <w:sz w:val="20"/>
                        <w:szCs w:val="20"/>
                        <w:u w:val="none"/>
                        <w:vertAlign w:val="baseline"/>
                      </w:rPr>
                    </w:rPrChange>
                  </w:rPr>
                  <w:t xml:space="preserve">5 %</w:t>
                </w:r>
              </w:ins>
            </w:sdtContent>
          </w:sdt>
          <w:ins w:author="Albane" w:id="3" w:date="2026-05-07T14:06:36Z"/>
        </w:sdtContent>
      </w:sdt>
      <w:sdt>
        <w:sdtPr>
          <w:id w:val="1637184261"/>
          <w:tag w:val="goog_rdk_32"/>
        </w:sdtPr>
        <w:sdtContent>
          <w:del w:author="Albane" w:id="3" w:date="2026-05-07T14:06:36Z"/>
          <w:sdt>
            <w:sdtPr>
              <w:id w:val="1503525431"/>
              <w:tag w:val="goog_rdk_33"/>
            </w:sdtPr>
            <w:sdtContent>
              <w:del w:author="Albane" w:id="3" w:date="2026-05-07T14:06:36Z">
                <w:r w:rsidDel="00000000" w:rsidR="00000000" w:rsidRPr="00000000">
                  <w:rPr>
                    <w:rFonts w:ascii="Roboto" w:cs="Roboto" w:eastAsia="Roboto" w:hAnsi="Roboto"/>
                    <w:sz w:val="20"/>
                    <w:szCs w:val="20"/>
                    <w:rtl w:val="0"/>
                    <w:rPrChange w:author="Albane" w:id="4" w:date="2026-05-07T14:06:36Z">
                      <w:rPr>
                        <w:rFonts w:ascii="Roboto" w:cs="Roboto" w:eastAsia="Roboto" w:hAnsi="Roboto"/>
                        <w:b w:val="0"/>
                        <w:bCs w:val="0"/>
                        <w:i w:val="0"/>
                        <w:iCs w:val="0"/>
                        <w:smallCaps w:val="0"/>
                        <w:strike w:val="0"/>
                        <w:color w:val="000000"/>
                        <w:sz w:val="20"/>
                        <w:szCs w:val="20"/>
                        <w:u w:val="none"/>
                        <w:vertAlign w:val="baseline"/>
                      </w:rPr>
                    </w:rPrChange>
                  </w:rPr>
                  <w:delText xml:space="preserve">[taux_pret]</w:delText>
                </w:r>
              </w:del>
            </w:sdtContent>
          </w:sdt>
          <w:del w:author="Albane" w:id="3" w:date="2026-05-07T14:06:36Z"/>
        </w:sdtContent>
      </w:sdt>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l’an hors assurance</w:t>
      </w:r>
      <w:sdt>
        <w:sdtPr>
          <w:id w:val="1311223880"/>
          <w:tag w:val="goog_rdk_34"/>
        </w:sdtPr>
        <w:sdtContent>
          <w:ins w:author="Albane" w:id="5" w:date="2026-05-07T14:06:48Z">
            <w:commentRangeEnd w:id="4"/>
            <w:r w:rsidDel="00000000" w:rsidR="00000000" w:rsidRPr="00000000">
              <w:commentReference w:id="4"/>
            </w:r>
          </w:ins>
          <w:sdt>
            <w:sdtPr>
              <w:id w:val="-866172263"/>
              <w:tag w:val="goog_rdk_35"/>
            </w:sdtPr>
            <w:sdtContent>
              <w:ins w:author="Albane" w:id="5" w:date="2026-05-07T14:06:48Z">
                <w:r w:rsidDel="00000000" w:rsidR="00000000" w:rsidRPr="00000000">
                  <w:rPr>
                    <w:rFonts w:ascii="Roboto" w:cs="Roboto" w:eastAsia="Roboto" w:hAnsi="Roboto"/>
                    <w:sz w:val="20"/>
                    <w:szCs w:val="20"/>
                    <w:rtl w:val="0"/>
                    <w:rPrChange w:author="Albane" w:id="6" w:date="2026-05-07T14:06:48Z">
                      <w:rPr>
                        <w:rFonts w:ascii="Roboto" w:cs="Roboto" w:eastAsia="Roboto" w:hAnsi="Roboto"/>
                        <w:b w:val="0"/>
                        <w:bCs w:val="0"/>
                        <w:i w:val="0"/>
                        <w:iCs w:val="0"/>
                        <w:smallCaps w:val="0"/>
                        <w:strike w:val="0"/>
                        <w:color w:val="000000"/>
                        <w:sz w:val="20"/>
                        <w:szCs w:val="20"/>
                        <w:u w:val="none"/>
                        <w:vertAlign w:val="baseline"/>
                      </w:rPr>
                    </w:rPrChange>
                  </w:rPr>
                  <w:t xml:space="preserve">,</w:t>
                </w:r>
              </w:ins>
            </w:sdtContent>
          </w:sdt>
          <w:ins w:author="Albane" w:id="5" w:date="2026-05-07T14:06:48Z"/>
        </w:sdtContent>
      </w:sdt>
      <w:sdt>
        <w:sdtPr>
          <w:id w:val="1201987647"/>
          <w:tag w:val="goog_rdk_36"/>
        </w:sdtPr>
        <w:sdtContent>
          <w:del w:author="Albane" w:id="5" w:date="2026-05-07T14:06:48Z"/>
          <w:sdt>
            <w:sdtPr>
              <w:id w:val="1393987121"/>
              <w:tag w:val="goog_rdk_37"/>
            </w:sdtPr>
            <w:sdtContent>
              <w:del w:author="Albane" w:id="5" w:date="2026-05-07T14:06:48Z">
                <w:r w:rsidDel="00000000" w:rsidR="00000000" w:rsidRPr="00000000">
                  <w:rPr>
                    <w:rFonts w:ascii="Roboto" w:cs="Roboto" w:eastAsia="Roboto" w:hAnsi="Roboto"/>
                    <w:sz w:val="20"/>
                    <w:szCs w:val="20"/>
                    <w:rtl w:val="0"/>
                    <w:rPrChange w:author="Albane" w:id="6" w:date="2026-05-07T14:06:48Z">
                      <w:rPr>
                        <w:rFonts w:ascii="Roboto" w:cs="Roboto" w:eastAsia="Roboto" w:hAnsi="Roboto"/>
                        <w:b w:val="0"/>
                        <w:bCs w:val="0"/>
                        <w:i w:val="0"/>
                        <w:iCs w:val="0"/>
                        <w:smallCaps w:val="0"/>
                        <w:strike w:val="0"/>
                        <w:color w:val="000000"/>
                        <w:sz w:val="20"/>
                        <w:szCs w:val="20"/>
                        <w:u w:val="none"/>
                        <w:vertAlign w:val="baseline"/>
                      </w:rPr>
                    </w:rPrChange>
                  </w:rPr>
                  <w:delText xml:space="preserve">, amortissable sur une période minimum de [duree_pret],</w:delText>
                </w:r>
              </w:del>
            </w:sdtContent>
          </w:sdt>
          <w:del w:author="Albane" w:id="5" w:date="2026-05-07T14:06:48Z"/>
        </w:sdtContent>
      </w:sdt>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Inscription de la SELARL au Tableau de l’Ordre des Chirurgiens-Dentistes,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Renouvellement du bail professionnel au profit de l’acquéreur</w:t>
      </w:r>
    </w:p>
    <w:p w:rsidR="00000000" w:rsidDel="00000000" w:rsidP="00000000" w:rsidRDefault="00000000" w:rsidRPr="00000000" w14:paraId="000000C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cet effet, l’acquéreur s’engage à effectuer toutes les diligences nécessaires pour fournir aux établissements bancaires sollicités les documents et dossiers nécessaires à la mise en place du prêt.</w:t>
      </w:r>
    </w:p>
    <w:p w:rsidR="00000000" w:rsidDel="00000000" w:rsidP="00000000" w:rsidRDefault="00000000" w:rsidRPr="00000000" w14:paraId="000000C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rsidR="00000000" w:rsidDel="00000000" w:rsidP="00000000" w:rsidRDefault="00000000" w:rsidRPr="00000000" w14:paraId="000000C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d’accomplissement de toutes ces conditions suspensives à la date du </w:t>
      </w:r>
      <w:r w:rsidDel="00000000" w:rsidR="00000000" w:rsidRPr="00000000">
        <w:rPr>
          <w:rFonts w:ascii="Roboto" w:cs="Roboto" w:eastAsia="Roboto" w:hAnsi="Roboto"/>
          <w:sz w:val="20"/>
          <w:szCs w:val="20"/>
          <w:rtl w:val="0"/>
        </w:rPr>
        <w:t xml:space="preserve">[date_realisation_limite], les présentes seront considérées comme nulles et non avenues et sans effet, chacune des parties étant déliée de ses obligations sans indemnité, dédit ou commission.</w:t>
      </w:r>
    </w:p>
    <w:p w:rsidR="00000000" w:rsidDel="00000000" w:rsidP="00000000" w:rsidRDefault="00000000" w:rsidRPr="00000000" w14:paraId="000000C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rsidR="00000000" w:rsidDel="00000000" w:rsidP="00000000" w:rsidRDefault="00000000" w:rsidRPr="00000000" w14:paraId="000000C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C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cession se réalise, elle sera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C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E">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FACULTE DE SUBSTITUTION</w:t>
      </w:r>
    </w:p>
    <w:p w:rsidR="00000000" w:rsidDel="00000000" w:rsidP="00000000" w:rsidRDefault="00000000" w:rsidRPr="00000000" w14:paraId="000000CF">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soussigné de seconde part aura la faculté de substituer telles personnes physiques ou morales qu’il lui plaira, à l’effet d’acquérir à ses lieux et places, à condition qu’il se porte garant et répondant solidairement des obligations de l’acquéreur.</w:t>
      </w:r>
    </w:p>
    <w:p w:rsidR="00000000" w:rsidDel="00000000" w:rsidP="00000000" w:rsidRDefault="00000000" w:rsidRPr="00000000" w14:paraId="000000D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2">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D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D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CHIRURGIENS-DENTISTES</w:t>
      </w:r>
    </w:p>
    <w:p w:rsidR="00000000" w:rsidDel="00000000" w:rsidP="00000000" w:rsidRDefault="00000000" w:rsidRPr="00000000" w14:paraId="000000D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 présent contrat se réalise, il sera, sans délai, communiqué au Conseil départemental de l’Ordre en vue de ses observations éventuelles.</w:t>
      </w:r>
    </w:p>
    <w:p w:rsidR="00000000" w:rsidDel="00000000" w:rsidP="00000000" w:rsidRDefault="00000000" w:rsidRPr="00000000" w14:paraId="000000D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D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D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les contestations qui pourraient s’élever entre les associés devront être soumises à une procédure de conciliation devant le Président du Conseil départemental conformément à l’article R 4127-259.</w:t>
      </w:r>
    </w:p>
    <w:p w:rsidR="00000000" w:rsidDel="00000000" w:rsidP="00000000" w:rsidRDefault="00000000" w:rsidRPr="00000000" w14:paraId="000000D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spacing w:after="0" w:line="240" w:lineRule="auto"/>
        <w:jc w:val="both"/>
        <w:rPr>
          <w:rFonts w:ascii="Roboto" w:cs="Roboto" w:eastAsia="Roboto" w:hAnsi="Roboto"/>
          <w:b w:val="1"/>
          <w:bCs w:val="1"/>
          <w:color w:val="000000"/>
          <w:sz w:val="20"/>
          <w:szCs w:val="20"/>
          <w:u w:val="single"/>
        </w:rPr>
      </w:pPr>
      <w:r w:rsidDel="00000000" w:rsidR="00000000" w:rsidRPr="00000000">
        <w:rPr>
          <w:rFonts w:ascii="Roboto" w:cs="Roboto" w:eastAsia="Roboto" w:hAnsi="Roboto"/>
          <w:b w:val="1"/>
          <w:bCs w:val="1"/>
          <w:color w:val="000000"/>
          <w:sz w:val="20"/>
          <w:szCs w:val="20"/>
          <w:u w:val="single"/>
          <w:rtl w:val="0"/>
        </w:rPr>
        <w:t xml:space="preserve">CONVENTION SUR LA PREUVE – SIGNATURE ELECTRONIQUE</w:t>
      </w:r>
    </w:p>
    <w:p w:rsidR="00000000" w:rsidDel="00000000" w:rsidP="00000000" w:rsidRDefault="00000000" w:rsidRPr="00000000" w14:paraId="000000E1">
      <w:pPr>
        <w:spacing w:after="0" w:line="240" w:lineRule="auto"/>
        <w:jc w:val="both"/>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E2">
      <w:pPr>
        <w:spacing w:after="0" w:lineRule="auto"/>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Le présent acte est signé par les Parties au moyen d'un procédé de signature électronique avancée mis en œuvre par un prestataire de services tiers, YouSign,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w:rsidR="00000000" w:rsidDel="00000000" w:rsidP="00000000" w:rsidRDefault="00000000" w:rsidRPr="00000000" w14:paraId="000000E3">
      <w:pPr>
        <w:spacing w:after="0" w:lineRule="auto"/>
        <w:jc w:val="both"/>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E4">
      <w:pPr>
        <w:spacing w:after="0" w:lineRule="auto"/>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Les Parties conviennent expressément que le présent acte, signé électroniquement via YouSign,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rsidR="00000000" w:rsidDel="00000000" w:rsidP="00000000" w:rsidRDefault="00000000" w:rsidRPr="00000000" w14:paraId="000000E5">
      <w:pPr>
        <w:spacing w:after="0" w:lineRule="auto"/>
        <w:jc w:val="both"/>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E6">
      <w:pPr>
        <w:spacing w:after="0" w:lineRule="auto"/>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Conformément au paragraphe 4 de l'article 1375 du Code civil, le présent acte est établi en un seul exemplaire numérique original, dont une copie sera délivrée à chacune des Parties directement par le prestataire de services tiers, YouSign, qui est chargé de la mise en œuvre de la solution de signature électronique avancée dans les conditions prévues par l'article 1367du Code civil et le décret d'application n°2017-1416 du 28 septembre 2017 relatif à la signature électronique.</w:t>
      </w:r>
    </w:p>
    <w:p w:rsidR="00000000" w:rsidDel="00000000" w:rsidP="00000000" w:rsidRDefault="00000000" w:rsidRPr="00000000" w14:paraId="000000E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spacing w:after="0" w:line="240" w:lineRule="auto"/>
        <w:jc w:val="both"/>
        <w:rPr>
          <w:rFonts w:ascii="Roboto" w:cs="Roboto" w:eastAsia="Roboto" w:hAnsi="Roboto"/>
          <w:sz w:val="20"/>
          <w:szCs w:val="20"/>
        </w:rPr>
      </w:pPr>
      <w:bookmarkStart w:colFirst="0" w:colLast="0" w:name="_heading=h.izkbzbf299ld" w:id="1"/>
      <w:bookmarkEnd w:id="1"/>
      <w:r w:rsidDel="00000000" w:rsidR="00000000" w:rsidRPr="00000000">
        <w:rPr>
          <w:rFonts w:ascii="Roboto" w:cs="Roboto" w:eastAsia="Roboto" w:hAnsi="Roboto"/>
          <w:sz w:val="20"/>
          <w:szCs w:val="20"/>
          <w:rtl w:val="0"/>
        </w:rPr>
        <w:t xml:space="preserve">Fait à [lieu_signature] en [nombre_exemplaires_lettres] exemplaires</w:t>
      </w:r>
    </w:p>
    <w:p w:rsidR="00000000" w:rsidDel="00000000" w:rsidP="00000000" w:rsidRDefault="00000000" w:rsidRPr="00000000" w14:paraId="000000E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[nombre_pages_lettres] pages.</w:t>
      </w:r>
    </w:p>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0"/>
          <w:tab w:val="left" w:leader="none" w:pos="10773"/>
        </w:tabs>
        <w:spacing w:after="0" w:before="40" w:line="276"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bookmarkStart w:colFirst="0" w:colLast="0" w:name="_heading=h.ec0ihel33g4p" w:id="2"/>
      <w:bookmarkEnd w:id="2"/>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[date_signature]</w:t>
      </w:r>
    </w:p>
    <w:p w:rsidR="00000000" w:rsidDel="00000000" w:rsidP="00000000" w:rsidRDefault="00000000" w:rsidRPr="00000000" w14:paraId="000000EC">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ED">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[signature_acquereur]</w:t>
        <w:tab/>
        <w:tab/>
        <w:tab/>
        <w:tab/>
        <w:t xml:space="preserve">[signature_vendeur]</w:t>
      </w:r>
    </w:p>
    <w:p w:rsidR="00000000" w:rsidDel="00000000" w:rsidP="00000000" w:rsidRDefault="00000000" w:rsidRPr="00000000" w14:paraId="000000E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spacing w:after="0" w:line="240" w:lineRule="auto"/>
        <w:rPr>
          <w:rFonts w:ascii="Roboto" w:cs="Roboto" w:eastAsia="Roboto" w:hAnsi="Roboto"/>
          <w:sz w:val="20"/>
          <w:szCs w:val="20"/>
        </w:rPr>
      </w:pPr>
      <w:bookmarkStart w:colFirst="0" w:colLast="0" w:name="_heading=h.9nwi1w8j2cv6" w:id="3"/>
      <w:bookmarkEnd w:id="3"/>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106">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7">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108">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9">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A">
      <w:pPr>
        <w:spacing w:after="0" w:line="240" w:lineRule="auto"/>
        <w:rPr>
          <w:rFonts w:ascii="Roboto" w:cs="Roboto" w:eastAsia="Roboto" w:hAnsi="Roboto"/>
          <w:sz w:val="20"/>
          <w:szCs w:val="20"/>
        </w:rPr>
      </w:pPr>
      <w:r w:rsidDel="00000000" w:rsidR="00000000" w:rsidRPr="00000000">
        <w:rPr>
          <w:rFonts w:ascii="Roboto" w:cs="Roboto" w:eastAsia="Roboto" w:hAnsi="Roboto"/>
          <w:color w:val="ff0000"/>
          <w:sz w:val="20"/>
          <w:szCs w:val="20"/>
          <w:rtl w:val="0"/>
        </w:rPr>
        <w:t xml:space="preserve">COPIE 2035 AMORTISSEMENTS</w:t>
      </w:r>
      <w:r w:rsidDel="00000000" w:rsidR="00000000" w:rsidRPr="00000000">
        <w:rPr>
          <w:rtl w:val="0"/>
        </w:rPr>
      </w:r>
    </w:p>
    <w:p w:rsidR="00000000" w:rsidDel="00000000" w:rsidP="00000000" w:rsidRDefault="00000000" w:rsidRPr="00000000" w14:paraId="0000010B">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spacing w:after="0" w:line="240" w:lineRule="auto"/>
        <w:rPr>
          <w:rFonts w:ascii="Roboto" w:cs="Roboto" w:eastAsia="Roboto" w:hAnsi="Roboto"/>
          <w:sz w:val="20"/>
          <w:szCs w:val="20"/>
        </w:rPr>
      </w:pPr>
      <w:r w:rsidDel="00000000" w:rsidR="00000000" w:rsidRPr="00000000">
        <w:rPr>
          <w:rtl w:val="0"/>
        </w:rPr>
      </w:r>
    </w:p>
    <w:sectPr>
      <w:footerReference r:id="rId9"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w:id="3" w:date="2026-05-07T14:07:0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montant à mettre une seule fois selon le dossier</w:t>
      </w:r>
    </w:p>
  </w:comment>
  <w:comment w:author="Albane Lallemand" w:id="4" w:date="2026-04-30T13:40:05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inutiles aussi</w:t>
      </w:r>
    </w:p>
  </w:comment>
  <w:comment w:author="Albane" w:id="0" w:date="2026-05-07T14:07:3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montant à mettre une seule fois selon le dossier</w:t>
      </w:r>
    </w:p>
  </w:comment>
  <w:comment w:author="Albane" w:id="1" w:date="2026-05-07T14:07:30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montant à mettre une seule fois selon le dossier</w:t>
      </w:r>
    </w:p>
  </w:comment>
  <w:comment w:author="Albane" w:id="2" w:date="2026-05-07T14:07:30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montant à mettre une seule fois selon le dossier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0" w15:done="0"/>
  <w15:commentEx w15:paraId="00000111" w15:done="0"/>
  <w15:commentEx w15:paraId="00000112" w15:done="0"/>
  <w15:commentEx w15:paraId="00000113" w15:done="0"/>
  <w15:commentEx w15:paraId="000001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1cbguv+JMniLXaLDTvDOow9bnw==">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2026-06-08T10:58:47Z</dcterms:modified>
  <dc:creator/>
  <dc:subject/>
  <dc:description/>
  <cp:keywords/>
  <cp:category/>
  <cp:contentStatus/>
  <dc:identifier/>
  <cp:version/>
</cp:coreProperties>
</file>