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soussignée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[civilite] [prenom] [nom]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autorise la domiciliation de</w:t>
      </w:r>
      <w:sdt>
        <w:sdtPr>
          <w:id w:val="538241542"/>
          <w:tag w:val="goog_rdk_0"/>
        </w:sdtPr>
        <w:sdtContent>
          <w:ins w:author="Albane Lallemand" w:id="0" w:date="2026-04-30T12:46:14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la Société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[denomination_societe]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 capital de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[capital_social]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€ en cours de formation, dans les locaux situés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</w:t>
      </w:r>
      <w:sdt>
        <w:sdtPr>
          <w:id w:val="2002220651"/>
          <w:tag w:val="goog_rdk_1"/>
        </w:sdtPr>
        <w:sdtContent>
          <w:ins w:author="Albane Lallemand" w:id="1" w:date="2026-04-30T12:48:00Z">
            <w:r w:rsidDel="00000000" w:rsidR="00000000" w:rsidRPr="00000000">
              <w:rPr>
                <w:rFonts w:ascii="Roboto" w:cs="Roboto" w:eastAsia="Roboto" w:hAnsi="Roboto"/>
                <w:color w:val="ee0000"/>
                <w:sz w:val="20"/>
                <w:szCs w:val="20"/>
                <w:rtl w:val="0"/>
              </w:rPr>
              <w:t xml:space="preserve">au</w:t>
            </w:r>
          </w:ins>
        </w:sdtContent>
      </w:sdt>
      <w:sdt>
        <w:sdtPr>
          <w:id w:val="-1757844756"/>
          <w:tag w:val="goog_rdk_2"/>
        </w:sdtPr>
        <w:sdtContent>
          <w:del w:author="Albane Lallemand" w:id="1" w:date="2026-04-30T12:48:00Z">
            <w:r w:rsidDel="00000000" w:rsidR="00000000" w:rsidRPr="00000000">
              <w:rPr>
                <w:rFonts w:ascii="Roboto" w:cs="Roboto" w:eastAsia="Roboto" w:hAnsi="Roboto"/>
                <w:color w:val="ee0000"/>
                <w:sz w:val="20"/>
                <w:szCs w:val="20"/>
                <w:rtl w:val="0"/>
              </w:rPr>
              <w:delText xml:space="preserve">à</w:delText>
            </w:r>
          </w:del>
        </w:sdtContent>
      </w:sdt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ville_siege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] [cp_siege] [ville_siege]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[date_signature]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H39wXk8Xdwp38XbHfRJYqkunnQ==">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2026-06-08T10:58:46Z</dcterms:modified>
  <dc:creator/>
  <dc:subject/>
  <dc:description/>
  <cp:keywords/>
  <cp:category/>
  <cp:contentStatus/>
  <dc:identifier/>
  <cp:version/>
</cp:coreProperties>
</file>