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b w:val="1"/>
          <w:bCs w:val="1"/>
          <w:color w:val="18181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Etat des souscriptions </w:t>
      </w:r>
    </w:p>
    <w:p w:rsidR="00000000" w:rsidDel="00000000" w:rsidP="00000000" w:rsidRDefault="00000000" w:rsidRPr="00000000" w14:paraId="00000003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b w:val="1"/>
          <w:bCs w:val="1"/>
          <w:color w:val="18181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De la </w:t>
      </w:r>
      <w:sdt>
        <w:sdtPr>
          <w:id w:val="-322665913"/>
          <w:tag w:val="goog_rdk_0"/>
        </w:sdtPr>
        <w:sdtContent>
          <w:ins w:author="Albane Lallemand" w:id="0" w:date="2026-04-30T12:50:11Z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Société</w:t>
            </w:r>
          </w:ins>
        </w:sdtContent>
      </w:sdt>
      <w:sdt>
        <w:sdtPr>
          <w:id w:val="-2109372046"/>
          <w:tag w:val="goog_rdk_1"/>
        </w:sdtPr>
        <w:sdtContent>
          <w:del w:author="Albane Lallemand" w:id="0" w:date="2026-04-30T12:50:11Z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delText xml:space="preserve">[forme_sociale]</w:delText>
            </w:r>
          </w:del>
        </w:sdtContent>
      </w:sdt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 [denomination_societe]</w:t>
      </w:r>
    </w:p>
    <w:p w:rsidR="00000000" w:rsidDel="00000000" w:rsidP="00000000" w:rsidRDefault="00000000" w:rsidRPr="00000000" w14:paraId="00000004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b w:val="1"/>
          <w:bCs w:val="1"/>
          <w:color w:val="18181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color w:val="181818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83.0" w:type="dxa"/>
        <w:jc w:val="center"/>
        <w:tblLayout w:type="fixed"/>
        <w:tblLook w:val="0400"/>
      </w:tblPr>
      <w:tblGrid>
        <w:gridCol w:w="3785"/>
        <w:gridCol w:w="2056"/>
        <w:gridCol w:w="1842"/>
        <w:tblGridChange w:id="0">
          <w:tblGrid>
            <w:gridCol w:w="3785"/>
            <w:gridCol w:w="2056"/>
            <w:gridCol w:w="1842"/>
          </w:tblGrid>
        </w:tblGridChange>
      </w:tblGrid>
      <w:tr>
        <w:trPr>
          <w:cantSplit w:val="0"/>
          <w:trHeight w:val="736.744791666667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Noms, prénoms et adresse des souscripteurs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Nombre d’actions souscrites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Montant des souscriptions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sdt>
            <w:sdtPr>
              <w:id w:val="545771723"/>
              <w:tag w:val="goog_rdk_3"/>
            </w:sdtPr>
            <w:sdtContent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ins w:author="Albane Lallemand" w:id="1" w:date="2026-04-30T12:51:58Z"/>
                    <w:rFonts w:ascii="Roboto" w:cs="Roboto" w:eastAsia="Roboto" w:hAnsi="Roboto"/>
                    <w:color w:val="18181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81818"/>
                    <w:sz w:val="20"/>
                    <w:szCs w:val="20"/>
                    <w:rtl w:val="0"/>
                  </w:rPr>
                  <w:t xml:space="preserve">[civilite] [prenom] [nom]</w:t>
                </w:r>
                <w:sdt>
                  <w:sdtPr>
                    <w:id w:val="-1442444752"/>
                    <w:tag w:val="goog_rdk_2"/>
                  </w:sdtPr>
                  <w:sdtContent>
                    <w:ins w:author="Albane Lallemand" w:id="1" w:date="2026-04-30T12:51:58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sdt>
            <w:sdtPr>
              <w:id w:val="-32624954"/>
              <w:tag w:val="goog_rdk_6"/>
            </w:sdtPr>
            <w:sdtContent>
              <w:p w:rsidR="00000000" w:rsidDel="00000000" w:rsidP="00000000" w:rsidRDefault="00000000" w:rsidRPr="00000000" w14:paraId="0000000A">
                <w:pPr>
                  <w:ind w:left="142.00000000000003" w:firstLine="0"/>
                  <w:rPr>
                    <w:rFonts w:ascii="Roboto" w:cs="Roboto" w:eastAsia="Roboto" w:hAnsi="Roboto"/>
                    <w:color w:val="181818"/>
                    <w:sz w:val="20"/>
                    <w:szCs w:val="20"/>
                  </w:rPr>
                  <w:pPrChange w:author="Albane Lallemand" w:id="0" w:date="2026-04-30T12:51:58Z">
                    <w:pPr>
                      <w:spacing w:after="0" w:line="240" w:lineRule="auto"/>
                      <w:jc w:val="center"/>
                    </w:pPr>
                  </w:pPrChange>
                </w:pPr>
                <w:sdt>
                  <w:sdtPr>
                    <w:id w:val="-456884928"/>
                    <w:tag w:val="goog_rdk_4"/>
                  </w:sdtPr>
                  <w:sdtContent>
                    <w:ins w:author="Albane Lallemand" w:id="1" w:date="2026-04-30T12:51:58Z"/>
                    <w:sdt>
                      <w:sdtPr>
                        <w:id w:val="2136619854"/>
                        <w:tag w:val="goog_rdk_5"/>
                      </w:sdtPr>
                      <w:sdtContent>
                        <w:ins w:author="Albane Lallemand" w:id="1" w:date="2026-04-30T12:51:58Z">
                          <w:r w:rsidDel="00000000" w:rsidR="00000000" w:rsidRPr="00000000">
                            <w:rPr>
                              <w:rFonts w:ascii="Roboto" w:cs="Roboto" w:eastAsia="Roboto" w:hAnsi="Roboto"/>
                              <w:sz w:val="20"/>
                              <w:szCs w:val="20"/>
                              <w:rtl w:val="0"/>
                              <w:rPrChange w:author="Albane Lallemand" w:id="2" w:date="2026-04-30T12:51:58Z">
                                <w:rPr>
                                  <w:rFonts w:ascii="Roboto" w:cs="Roboto" w:eastAsia="Roboto" w:hAnsi="Roboto"/>
                                  <w:color w:val="181818"/>
                                  <w:sz w:val="20"/>
                                  <w:szCs w:val="20"/>
                                </w:rPr>
                              </w:rPrChange>
                            </w:rPr>
                            <w:t xml:space="preserve"> [num_voie_perso] [voie_perso], [ville_perso] [cp_perso]</w:t>
                          </w:r>
                        </w:ins>
                      </w:sdtContent>
                    </w:sdt>
                    <w:ins w:author="Albane Lallemand" w:id="1" w:date="2026-04-30T12:51:58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[nb_actions]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[montant_sous]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[nb_actions]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  <w:rtl w:val="0"/>
              </w:rPr>
              <w:t xml:space="preserve">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[montant_sous]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Roboto" w:cs="Roboto" w:eastAsia="Roboto" w:hAnsi="Roboto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09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13">
      <w:pPr>
        <w:tabs>
          <w:tab w:val="center" w:leader="none" w:pos="4890"/>
        </w:tabs>
        <w:ind w:firstLine="709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Le [date_signature]</w:t>
        <w:tab/>
      </w:r>
    </w:p>
    <w:p w:rsidR="00000000" w:rsidDel="00000000" w:rsidP="00000000" w:rsidRDefault="00000000" w:rsidRPr="00000000" w14:paraId="00000014">
      <w:pPr>
        <w:ind w:firstLine="709"/>
        <w:rPr>
          <w:rFonts w:ascii="Roboto" w:cs="Roboto" w:eastAsia="Roboto" w:hAnsi="Roboto"/>
          <w:color w:val="181818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09"/>
        <w:rPr>
          <w:rFonts w:ascii="Roboto" w:cs="Roboto" w:eastAsia="Roboto" w:hAnsi="Roboto"/>
          <w:color w:val="181818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 [prenom] [nom]</w:t>
      </w:r>
    </w:p>
    <w:p w:rsidR="00000000" w:rsidDel="00000000" w:rsidP="00000000" w:rsidRDefault="00000000" w:rsidRPr="00000000" w14:paraId="00000017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o7NkukYonNMNlCbXnImZPqEePA==">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2026-06-08T10:58:46Z</dcterms:modified>
  <dc:creator/>
  <dc:subject/>
  <dc:description/>
  <cp:keywords/>
  <cp:category/>
  <cp:contentStatus/>
  <dc:identifier/>
  <cp:version/>
</cp:coreProperties>
</file>