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682003918"/>
        <w:tag w:val="goog_rdk_2"/>
      </w:sdtPr>
      <w:sdtContent>
        <w:p w:rsidR="00000000" w:rsidDel="00000000" w:rsidP="00000000" w:rsidRDefault="00000000" w:rsidRPr="00000000" w14:paraId="00000001">
          <w:pPr>
            <w:jc w:val="center"/>
            <w:rPr>
              <w:del w:author="Albane Lallemand" w:id="0" w:date="2026-04-30T13:29:36Z"/>
              <w:rFonts w:ascii="Roboto" w:cs="Roboto" w:eastAsia="Roboto" w:hAnsi="Roboto"/>
              <w:b w:val="1"/>
              <w:bCs w:val="1"/>
              <w:sz w:val="20"/>
              <w:szCs w:val="20"/>
            </w:rPr>
          </w:pPr>
          <w:sdt>
            <w:sdtPr>
              <w:id w:val="-972635763"/>
              <w:tag w:val="goog_rdk_1"/>
            </w:sdtPr>
            <w:sdtContent>
              <w:del w:author="Albane Lallemand" w:id="0" w:date="2026-04-30T13:29:36Z">
                <w:r w:rsidDel="00000000" w:rsidR="00000000" w:rsidRPr="00000000">
                  <w:rPr>
                    <w:rtl w:val="0"/>
                  </w:rPr>
                  <w:delText xml:space="preserve">Je soussigné [civilite] [prenom] [nom], demeurant [num_voie_perso] [voie_perso], [cp_perso] [ville_perso], </w:delText>
                </w:r>
                <w:r w:rsidDel="00000000" w:rsidR="00000000" w:rsidRPr="00000000">
                  <w:rPr>
                    <w:rtl w:val="0"/>
                  </w:rPr>
                </w:r>
              </w:del>
            </w:sdtContent>
          </w:sdt>
        </w:p>
      </w:sdtContent>
    </w:sdt>
    <w:p w:rsidR="00000000" w:rsidDel="00000000" w:rsidP="00000000" w:rsidRDefault="00000000" w:rsidRPr="00000000" w14:paraId="00000002">
      <w:pPr>
        <w:jc w:val="center"/>
        <w:rPr>
          <w:rFonts w:ascii="Roboto" w:cs="Roboto" w:eastAsia="Roboto" w:hAnsi="Roboto"/>
          <w:b w:val="1"/>
          <w:bCs w:val="1"/>
          <w:sz w:val="20"/>
          <w:szCs w:val="20"/>
        </w:rPr>
      </w:pPr>
      <w:sdt>
        <w:sdtPr>
          <w:id w:val="-985485812"/>
          <w:tag w:val="goog_rdk_3"/>
        </w:sdtPr>
        <w:sdtContent>
          <w:del w:author="Albane Lallemand" w:id="0" w:date="2026-04-30T13:29:36Z">
            <w:r w:rsidDel="00000000" w:rsidR="00000000" w:rsidRPr="00000000">
              <w:rPr>
                <w:rtl w:val="0"/>
              </w:rPr>
              <w:delText xml:space="preserve">Agissant en qualité de [fonction_dirigeant] de la [denomination_societe], dont le siège est situé [num_voie_siege] [voie_siege], [cp_siege] [ville_siege], </w:delText>
            </w:r>
          </w:del>
        </w:sdtContent>
      </w:sdt>
      <w:r w:rsidDel="00000000" w:rsidR="00000000" w:rsidRPr="00000000">
        <w:rPr>
          <w:rtl w:val="0"/>
        </w:rPr>
      </w:r>
    </w:p>
    <w:tbl>
      <w:tblPr>
        <w:tblStyle w:val="Table1"/>
        <w:tblW w:w="6805.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6805"/>
        <w:tblGridChange w:id="0">
          <w:tblGrid>
            <w:gridCol w:w="6805"/>
          </w:tblGrid>
        </w:tblGridChange>
      </w:tblGrid>
      <w:tr>
        <w:trPr>
          <w:cantSplit w:val="0"/>
          <w:trHeight w:val="953" w:hRule="atLeast"/>
          <w:tblHeader w:val="0"/>
        </w:trPr>
        <w:tc>
          <w:tcPr/>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32"/>
                <w:szCs w:val="32"/>
                <w:rtl w:val="0"/>
              </w:rPr>
              <w:t xml:space="preserve">Procuration</w:t>
            </w:r>
            <w:r w:rsidDel="00000000" w:rsidR="00000000" w:rsidRPr="00000000">
              <w:rPr>
                <w:rtl w:val="0"/>
              </w:rPr>
            </w:r>
          </w:p>
        </w:tc>
      </w:tr>
    </w:tbl>
    <w:sdt>
      <w:sdtPr>
        <w:id w:val="-729324885"/>
        <w:tag w:val="goog_rdk_7"/>
      </w:sdtPr>
      <w:sdtContent>
        <w:p w:rsidR="00000000" w:rsidDel="00000000" w:rsidP="00000000" w:rsidRDefault="00000000" w:rsidRPr="00000000" w14:paraId="00000005">
          <w:pPr>
            <w:jc w:val="center"/>
            <w:rPr>
              <w:ins w:author="Albane Lallemand" w:id="0" w:date="2026-04-30T13:29:36Z"/>
              <w:rPrChange w:author="Albane Lallemand" w:id="1" w:date="2026-04-30T13:29:36Z">
                <w:rPr>
                  <w:rFonts w:ascii="Roboto" w:cs="Roboto" w:eastAsia="Roboto" w:hAnsi="Roboto"/>
                  <w:b w:val="1"/>
                  <w:bCs w:val="1"/>
                  <w:sz w:val="20"/>
                  <w:szCs w:val="20"/>
                </w:rPr>
              </w:rPrChange>
            </w:rPr>
          </w:pPr>
          <w:sdt>
            <w:sdtPr>
              <w:id w:val="-1685770483"/>
              <w:tag w:val="goog_rdk_5"/>
            </w:sdtPr>
            <w:sdtContent>
              <w:ins w:author="Albane Lallemand" w:id="0" w:date="2026-04-30T13:29:36Z"/>
              <w:sdt>
                <w:sdtPr>
                  <w:id w:val="-51239353"/>
                  <w:tag w:val="goog_rdk_6"/>
                </w:sdtPr>
                <w:sdtContent>
                  <w:ins w:author="Albane Lallemand" w:id="0" w:date="2026-04-30T13:29:36Z">
                    <w:r w:rsidDel="00000000" w:rsidR="00000000" w:rsidRPr="00000000">
                      <w:rPr>
                        <w:rtl w:val="0"/>
                      </w:rPr>
                    </w:r>
                  </w:ins>
                </w:sdtContent>
              </w:sdt>
              <w:ins w:author="Albane Lallemand" w:id="0" w:date="2026-04-30T13:29:36Z"/>
            </w:sdtContent>
          </w:sdt>
        </w:p>
      </w:sdtContent>
    </w:sdt>
    <w:sdt>
      <w:sdtPr>
        <w:id w:val="653430099"/>
        <w:tag w:val="goog_rdk_10"/>
      </w:sdtPr>
      <w:sdtContent>
        <w:p w:rsidR="00000000" w:rsidDel="00000000" w:rsidP="00000000" w:rsidRDefault="00000000" w:rsidRPr="00000000" w14:paraId="00000006">
          <w:pPr>
            <w:jc w:val="center"/>
            <w:rPr>
              <w:ins w:author="Albane Lallemand" w:id="0" w:date="2026-04-30T13:29:36Z"/>
              <w:rPrChange w:author="Albane Lallemand" w:id="1" w:date="2026-04-30T13:29:36Z">
                <w:rPr>
                  <w:rFonts w:ascii="Roboto" w:cs="Roboto" w:eastAsia="Roboto" w:hAnsi="Roboto"/>
                  <w:b w:val="1"/>
                  <w:bCs w:val="1"/>
                  <w:sz w:val="20"/>
                  <w:szCs w:val="20"/>
                </w:rPr>
              </w:rPrChange>
            </w:rPr>
          </w:pPr>
          <w:sdt>
            <w:sdtPr>
              <w:id w:val="-1013622946"/>
              <w:tag w:val="goog_rdk_8"/>
            </w:sdtPr>
            <w:sdtContent>
              <w:ins w:author="Albane Lallemand" w:id="0" w:date="2026-04-30T13:29:36Z"/>
              <w:sdt>
                <w:sdtPr>
                  <w:id w:val="-2006964117"/>
                  <w:tag w:val="goog_rdk_9"/>
                </w:sdtPr>
                <w:sdtContent>
                  <w:ins w:author="Albane Lallemand" w:id="0" w:date="2026-04-30T13:29:36Z">
                    <w:r w:rsidDel="00000000" w:rsidR="00000000" w:rsidRPr="00000000">
                      <w:rPr>
                        <w:rtl w:val="0"/>
                      </w:rPr>
                    </w:r>
                  </w:ins>
                </w:sdtContent>
              </w:sdt>
              <w:ins w:author="Albane Lallemand" w:id="0" w:date="2026-04-30T13:29:36Z"/>
            </w:sdtContent>
          </w:sdt>
        </w:p>
      </w:sdtContent>
    </w:sdt>
    <w:sdt>
      <w:sdtPr>
        <w:id w:val="1803281909"/>
        <w:tag w:val="goog_rdk_14"/>
      </w:sdtPr>
      <w:sdtContent>
        <w:p w:rsidR="00000000" w:rsidDel="00000000" w:rsidP="00000000" w:rsidRDefault="00000000" w:rsidRPr="00000000" w14:paraId="00000007">
          <w:pPr>
            <w:jc w:val="both"/>
            <w:rPr>
              <w:ins w:author="Albane Lallemand" w:id="0" w:date="2026-04-30T13:29:36Z"/>
              <w:rFonts w:ascii="Roboto" w:cs="Roboto" w:eastAsia="Roboto" w:hAnsi="Roboto"/>
              <w:b w:val="1"/>
              <w:bCs w:val="1"/>
              <w:sz w:val="20"/>
              <w:szCs w:val="20"/>
              <w:rPrChange w:author="Albane Lallemand" w:id="1" w:date="2026-04-30T13:29:36Z">
                <w:rPr>
                  <w:rFonts w:ascii="Roboto" w:cs="Roboto" w:eastAsia="Roboto" w:hAnsi="Roboto"/>
                  <w:b w:val="1"/>
                  <w:bCs w:val="1"/>
                  <w:sz w:val="20"/>
                  <w:szCs w:val="20"/>
                </w:rPr>
              </w:rPrChange>
            </w:rPr>
          </w:pPr>
          <w:sdt>
            <w:sdtPr>
              <w:id w:val="-1769015474"/>
              <w:tag w:val="goog_rdk_11"/>
            </w:sdtPr>
            <w:sdtContent>
              <w:ins w:author="Albane Lallemand" w:id="0" w:date="2026-04-30T13:29:36Z"/>
              <w:sdt>
                <w:sdtPr>
                  <w:id w:val="-450412689"/>
                  <w:tag w:val="goog_rdk_12"/>
                </w:sdtPr>
                <w:sdtContent>
                  <w:ins w:author="Albane Lallemand" w:id="0" w:date="2026-04-30T13:29:36Z">
                    <w:r w:rsidDel="00000000" w:rsidR="00000000" w:rsidRPr="00000000">
                      <w:rPr>
                        <w:rtl w:val="0"/>
                        <w:rPrChange w:author="Albane Lallemand" w:id="1" w:date="2026-04-30T13:29:36Z">
                          <w:rPr>
                            <w:rFonts w:ascii="Roboto" w:cs="Roboto" w:eastAsia="Roboto" w:hAnsi="Roboto"/>
                            <w:b w:val="1"/>
                            <w:bCs w:val="1"/>
                            <w:sz w:val="20"/>
                            <w:szCs w:val="20"/>
                          </w:rPr>
                        </w:rPrChange>
                      </w:rPr>
                      <w:t xml:space="preserve">Je soussigné [civilite] [prenom] [nom], demeurant [num_voie_perso] [voie_perso], [cp_perso] [ville_perso], </w:t>
                    </w:r>
                  </w:ins>
                </w:sdtContent>
              </w:sdt>
              <w:ins w:author="Albane Lallemand" w:id="0" w:date="2026-04-30T13:29:36Z">
                <w:sdt>
                  <w:sdtPr>
                    <w:id w:val="-940973788"/>
                    <w:tag w:val="goog_rdk_13"/>
                  </w:sdtPr>
                  <w:sdtContent>
                    <w:r w:rsidDel="00000000" w:rsidR="00000000" w:rsidRPr="00000000">
                      <w:rPr>
                        <w:rtl w:val="0"/>
                      </w:rPr>
                    </w:r>
                  </w:sdtContent>
                </w:sdt>
              </w:ins>
            </w:sdtContent>
          </w:sdt>
        </w:p>
      </w:sdtContent>
    </w:sdt>
    <w:sdt>
      <w:sdtPr>
        <w:id w:val="-1006529314"/>
        <w:tag w:val="goog_rdk_17"/>
      </w:sdtPr>
      <w:sdtContent>
        <w:p w:rsidR="00000000" w:rsidDel="00000000" w:rsidP="00000000" w:rsidRDefault="00000000" w:rsidRPr="00000000" w14:paraId="00000008">
          <w:pPr>
            <w:jc w:val="both"/>
            <w:rPr>
              <w:ins w:author="Albane Lallemand" w:id="0" w:date="2026-04-30T13:29:36Z"/>
              <w:rPrChange w:author="Albane Lallemand" w:id="1" w:date="2026-04-30T13:29:36Z">
                <w:rPr>
                  <w:rFonts w:ascii="Roboto" w:cs="Roboto" w:eastAsia="Roboto" w:hAnsi="Roboto"/>
                  <w:b w:val="1"/>
                  <w:bCs w:val="1"/>
                  <w:sz w:val="20"/>
                  <w:szCs w:val="20"/>
                </w:rPr>
              </w:rPrChange>
            </w:rPr>
          </w:pPr>
          <w:sdt>
            <w:sdtPr>
              <w:id w:val="410994195"/>
              <w:tag w:val="goog_rdk_15"/>
            </w:sdtPr>
            <w:sdtContent>
              <w:ins w:author="Albane Lallemand" w:id="0" w:date="2026-04-30T13:29:36Z"/>
              <w:sdt>
                <w:sdtPr>
                  <w:id w:val="1109162734"/>
                  <w:tag w:val="goog_rdk_16"/>
                </w:sdtPr>
                <w:sdtContent>
                  <w:ins w:author="Albane Lallemand" w:id="0" w:date="2026-04-30T13:29:36Z">
                    <w:r w:rsidDel="00000000" w:rsidR="00000000" w:rsidRPr="00000000">
                      <w:rPr>
                        <w:rtl w:val="0"/>
                        <w:rPrChange w:author="Albane Lallemand" w:id="1" w:date="2026-04-30T13:29:36Z">
                          <w:rPr>
                            <w:rFonts w:ascii="Roboto" w:cs="Roboto" w:eastAsia="Roboto" w:hAnsi="Roboto"/>
                            <w:b w:val="1"/>
                            <w:bCs w:val="1"/>
                            <w:sz w:val="20"/>
                            <w:szCs w:val="20"/>
                          </w:rPr>
                        </w:rPrChange>
                      </w:rPr>
                      <w:t xml:space="preserve">Agissant en qualité de [fonction_dirigeant] de la Société [denomination_societe], dont le siège est situé num_voie_siege] [voie_siege], [cp_siege] [ville_siege], </w:t>
                    </w:r>
                  </w:ins>
                </w:sdtContent>
              </w:sdt>
              <w:ins w:author="Albane Lallemand" w:id="0" w:date="2026-04-30T13:29:36Z"/>
            </w:sdtContent>
          </w:sdt>
        </w:p>
      </w:sdtContent>
    </w:sdt>
    <w:sdt>
      <w:sdtPr>
        <w:id w:val="-1607244950"/>
        <w:tag w:val="goog_rdk_20"/>
      </w:sdtPr>
      <w:sdtContent>
        <w:p w:rsidR="00000000" w:rsidDel="00000000" w:rsidP="00000000" w:rsidRDefault="00000000" w:rsidRPr="00000000" w14:paraId="00000009">
          <w:pPr>
            <w:jc w:val="both"/>
            <w:rPr>
              <w:ins w:author="Albane Lallemand" w:id="0" w:date="2026-04-30T13:29:36Z"/>
              <w:rPrChange w:author="Albane Lallemand" w:id="1" w:date="2026-04-30T13:29:36Z">
                <w:rPr>
                  <w:rFonts w:ascii="Roboto" w:cs="Roboto" w:eastAsia="Roboto" w:hAnsi="Roboto"/>
                  <w:b w:val="1"/>
                  <w:bCs w:val="1"/>
                  <w:sz w:val="20"/>
                  <w:szCs w:val="20"/>
                </w:rPr>
              </w:rPrChange>
            </w:rPr>
          </w:pPr>
          <w:sdt>
            <w:sdtPr>
              <w:id w:val="1661424949"/>
              <w:tag w:val="goog_rdk_18"/>
            </w:sdtPr>
            <w:sdtContent>
              <w:ins w:author="Albane Lallemand" w:id="0" w:date="2026-04-30T13:29:36Z"/>
              <w:sdt>
                <w:sdtPr>
                  <w:id w:val="-1012410256"/>
                  <w:tag w:val="goog_rdk_19"/>
                </w:sdtPr>
                <w:sdtContent>
                  <w:ins w:author="Albane Lallemand" w:id="0" w:date="2026-04-30T13:29:36Z">
                    <w:r w:rsidDel="00000000" w:rsidR="00000000" w:rsidRPr="00000000">
                      <w:rPr>
                        <w:rtl w:val="0"/>
                      </w:rPr>
                    </w:r>
                  </w:ins>
                </w:sdtContent>
              </w:sdt>
              <w:ins w:author="Albane Lallemand" w:id="0" w:date="2026-04-30T13:29:36Z"/>
            </w:sdtContent>
          </w:sdt>
        </w:p>
      </w:sdtContent>
    </w:sdt>
    <w:sdt>
      <w:sdtPr>
        <w:id w:val="153995333"/>
        <w:tag w:val="goog_rdk_21"/>
      </w:sdtPr>
      <w:sdtContent>
        <w:p w:rsidR="00000000" w:rsidDel="00000000" w:rsidP="00000000" w:rsidRDefault="00000000" w:rsidRPr="00000000" w14:paraId="0000000A">
          <w:pPr>
            <w:jc w:val="both"/>
            <w:rPr>
              <w:rFonts w:ascii="Roboto" w:cs="Roboto" w:eastAsia="Roboto" w:hAnsi="Roboto"/>
              <w:b w:val="1"/>
              <w:bCs w:val="1"/>
              <w:sz w:val="20"/>
              <w:szCs w:val="20"/>
            </w:rPr>
            <w:pPrChange w:author="Albane Lallemand" w:id="0" w:date="2026-04-30T13:30:00Z">
              <w:pPr>
                <w:jc w:val="center"/>
              </w:pPr>
            </w:pPrChange>
          </w:pPr>
          <w:r w:rsidDel="00000000" w:rsidR="00000000" w:rsidRPr="00000000">
            <w:rPr>
              <w:rtl w:val="0"/>
            </w:rPr>
            <w:t xml:space="preserve">Donne par les présentes pouvoir à : </w:t>
          </w:r>
          <w:r w:rsidDel="00000000" w:rsidR="00000000" w:rsidRPr="00000000">
            <w:rPr>
              <w:rtl w:val="0"/>
            </w:rPr>
          </w:r>
        </w:p>
      </w:sdtContent>
    </w:sdt>
    <w:sdt>
      <w:sdtPr>
        <w:id w:val="-1046298397"/>
        <w:tag w:val="goog_rdk_25"/>
      </w:sdtPr>
      <w:sdtContent>
        <w:p w:rsidR="00000000" w:rsidDel="00000000" w:rsidP="00000000" w:rsidRDefault="00000000" w:rsidRPr="00000000" w14:paraId="0000000B">
          <w:pPr>
            <w:spacing w:after="0" w:lineRule="auto"/>
            <w:jc w:val="center"/>
            <w:rPr>
              <w:ins w:author="Albane Lallemand" w:id="3" w:date="2026-04-30T13:30:52Z"/>
              <w:rFonts w:ascii="Roboto" w:cs="Roboto" w:eastAsia="Roboto" w:hAnsi="Roboto"/>
              <w:b w:val="1"/>
              <w:bCs w:val="1"/>
              <w:sz w:val="20"/>
              <w:szCs w:val="20"/>
              <w:rPrChange w:author="Albane Lallemand" w:id="4" w:date="2026-04-30T13:30:52Z">
                <w:rPr>
                  <w:rFonts w:ascii="Roboto" w:cs="Roboto" w:eastAsia="Roboto" w:hAnsi="Roboto"/>
                  <w:b w:val="1"/>
                  <w:bCs w:val="1"/>
                  <w:sz w:val="20"/>
                  <w:szCs w:val="20"/>
                </w:rPr>
              </w:rPrChange>
            </w:rPr>
          </w:pPr>
          <w:sdt>
            <w:sdtPr>
              <w:id w:val="591428964"/>
              <w:tag w:val="goog_rdk_23"/>
            </w:sdtPr>
            <w:sdtContent>
              <w:ins w:author="Albane Lallemand" w:id="3" w:date="2026-04-30T13:30:52Z"/>
              <w:sdt>
                <w:sdtPr>
                  <w:id w:val="254704641"/>
                  <w:tag w:val="goog_rdk_24"/>
                </w:sdtPr>
                <w:sdtContent>
                  <w:ins w:author="Albane Lallemand" w:id="3" w:date="2026-04-30T13:30:52Z">
                    <w:r w:rsidDel="00000000" w:rsidR="00000000" w:rsidRPr="00000000">
                      <w:rPr>
                        <w:rFonts w:ascii="Roboto" w:cs="Roboto" w:eastAsia="Roboto" w:hAnsi="Roboto"/>
                        <w:b w:val="1"/>
                        <w:bCs w:val="1"/>
                        <w:sz w:val="20"/>
                        <w:szCs w:val="20"/>
                        <w:rtl w:val="0"/>
                        <w:rPrChange w:author="Albane Lallemand" w:id="4" w:date="2026-04-30T13:30:52Z">
                          <w:rPr>
                            <w:rFonts w:ascii="Roboto" w:cs="Roboto" w:eastAsia="Roboto" w:hAnsi="Roboto"/>
                            <w:b w:val="1"/>
                            <w:bCs w:val="1"/>
                            <w:sz w:val="20"/>
                            <w:szCs w:val="20"/>
                          </w:rPr>
                        </w:rPrChange>
                      </w:rPr>
                      <w:t xml:space="preserve">SYDEL</w:t>
                    </w:r>
                  </w:ins>
                </w:sdtContent>
              </w:sdt>
              <w:ins w:author="Albane Lallemand" w:id="3" w:date="2026-04-30T13:30:52Z"/>
            </w:sdtContent>
          </w:sdt>
        </w:p>
      </w:sdtContent>
    </w:sdt>
    <w:sdt>
      <w:sdtPr>
        <w:id w:val="1001378912"/>
        <w:tag w:val="goog_rdk_28"/>
      </w:sdtPr>
      <w:sdtContent>
        <w:p w:rsidR="00000000" w:rsidDel="00000000" w:rsidP="00000000" w:rsidRDefault="00000000" w:rsidRPr="00000000" w14:paraId="0000000C">
          <w:pPr>
            <w:spacing w:after="0" w:lineRule="auto"/>
            <w:jc w:val="center"/>
            <w:rPr>
              <w:ins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b w:val="1"/>
                  <w:bCs w:val="1"/>
                  <w:sz w:val="20"/>
                  <w:szCs w:val="20"/>
                </w:rPr>
              </w:rPrChange>
            </w:rPr>
          </w:pPr>
          <w:sdt>
            <w:sdtPr>
              <w:id w:val="-156707103"/>
              <w:tag w:val="goog_rdk_26"/>
            </w:sdtPr>
            <w:sdtContent>
              <w:ins w:author="Albane Lallemand" w:id="3" w:date="2026-04-30T13:30:52Z"/>
              <w:sdt>
                <w:sdtPr>
                  <w:id w:val="-1776203927"/>
                  <w:tag w:val="goog_rdk_27"/>
                </w:sdtPr>
                <w:sdtContent>
                  <w:ins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Fonts w:ascii="Roboto" w:cs="Roboto" w:eastAsia="Roboto" w:hAnsi="Roboto"/>
                            <w:b w:val="1"/>
                            <w:bCs w:val="1"/>
                            <w:sz w:val="20"/>
                            <w:szCs w:val="20"/>
                          </w:rPr>
                        </w:rPrChange>
                      </w:rPr>
                      <w:t xml:space="preserve">80 avenue Marceau, 75008 PARIS</w:t>
                    </w:r>
                  </w:ins>
                </w:sdtContent>
              </w:sdt>
              <w:ins w:author="Albane Lallemand" w:id="3" w:date="2026-04-30T13:30:52Z"/>
            </w:sdtContent>
          </w:sdt>
        </w:p>
      </w:sdtContent>
    </w:sdt>
    <w:sdt>
      <w:sdtPr>
        <w:id w:val="-2006761991"/>
        <w:tag w:val="goog_rdk_31"/>
      </w:sdtPr>
      <w:sdtContent>
        <w:p w:rsidR="00000000" w:rsidDel="00000000" w:rsidP="00000000" w:rsidRDefault="00000000" w:rsidRPr="00000000" w14:paraId="0000000D">
          <w:pPr>
            <w:spacing w:after="0" w:lineRule="auto"/>
            <w:jc w:val="center"/>
            <w:rPr>
              <w:ins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b w:val="1"/>
                  <w:bCs w:val="1"/>
                  <w:sz w:val="20"/>
                  <w:szCs w:val="20"/>
                </w:rPr>
              </w:rPrChange>
            </w:rPr>
          </w:pPr>
          <w:sdt>
            <w:sdtPr>
              <w:id w:val="-127451767"/>
              <w:tag w:val="goog_rdk_29"/>
            </w:sdtPr>
            <w:sdtContent>
              <w:ins w:author="Albane Lallemand" w:id="3" w:date="2026-04-30T13:30:52Z"/>
              <w:sdt>
                <w:sdtPr>
                  <w:id w:val="-643798226"/>
                  <w:tag w:val="goog_rdk_30"/>
                </w:sdtPr>
                <w:sdtContent>
                  <w:ins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Fonts w:ascii="Roboto" w:cs="Roboto" w:eastAsia="Roboto" w:hAnsi="Roboto"/>
                            <w:b w:val="1"/>
                            <w:bCs w:val="1"/>
                            <w:sz w:val="20"/>
                            <w:szCs w:val="20"/>
                          </w:rPr>
                        </w:rPrChange>
                      </w:rPr>
                      <w:t xml:space="preserve">RCS PARIS 788 531 432</w:t>
                    </w:r>
                  </w:ins>
                </w:sdtContent>
              </w:sdt>
              <w:ins w:author="Albane Lallemand" w:id="3" w:date="2026-04-30T13:30:52Z"/>
            </w:sdtContent>
          </w:sdt>
        </w:p>
      </w:sdtContent>
    </w:sdt>
    <w:sdt>
      <w:sdtPr>
        <w:id w:val="795834282"/>
        <w:tag w:val="goog_rdk_34"/>
      </w:sdtPr>
      <w:sdtContent>
        <w:p w:rsidR="00000000" w:rsidDel="00000000" w:rsidP="00000000" w:rsidRDefault="00000000" w:rsidRPr="00000000" w14:paraId="0000000E">
          <w:pPr>
            <w:spacing w:after="0" w:lineRule="auto"/>
            <w:jc w:val="center"/>
            <w:rPr>
              <w:ins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b w:val="1"/>
                  <w:bCs w:val="1"/>
                  <w:sz w:val="20"/>
                  <w:szCs w:val="20"/>
                </w:rPr>
              </w:rPrChange>
            </w:rPr>
          </w:pPr>
          <w:sdt>
            <w:sdtPr>
              <w:id w:val="-140333645"/>
              <w:tag w:val="goog_rdk_32"/>
            </w:sdtPr>
            <w:sdtContent>
              <w:ins w:author="Albane Lallemand" w:id="3" w:date="2026-04-30T13:30:52Z"/>
              <w:sdt>
                <w:sdtPr>
                  <w:id w:val="-815047821"/>
                  <w:tag w:val="goog_rdk_33"/>
                </w:sdtPr>
                <w:sdtContent>
                  <w:ins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Fonts w:ascii="Roboto" w:cs="Roboto" w:eastAsia="Roboto" w:hAnsi="Roboto"/>
                            <w:b w:val="1"/>
                            <w:bCs w:val="1"/>
                            <w:sz w:val="20"/>
                            <w:szCs w:val="20"/>
                          </w:rPr>
                        </w:rPrChange>
                      </w:rPr>
                      <w:t xml:space="preserve">0153814303</w:t>
                    </w:r>
                  </w:ins>
                </w:sdtContent>
              </w:sdt>
              <w:ins w:author="Albane Lallemand" w:id="3" w:date="2026-04-30T13:30:52Z"/>
            </w:sdtContent>
          </w:sdt>
        </w:p>
      </w:sdtContent>
    </w:sdt>
    <w:sdt>
      <w:sdtPr>
        <w:id w:val="1370540751"/>
        <w:tag w:val="goog_rdk_39"/>
      </w:sdtPr>
      <w:sdtContent>
        <w:p w:rsidR="00000000" w:rsidDel="00000000" w:rsidP="00000000" w:rsidRDefault="00000000" w:rsidRPr="00000000" w14:paraId="0000000F">
          <w:pPr>
            <w:jc w:val="center"/>
            <w:rPr>
              <w:del w:author="Albane Lallemand" w:id="3" w:date="2026-04-30T13:30:52Z"/>
              <w:rFonts w:ascii="Roboto" w:cs="Roboto" w:eastAsia="Roboto" w:hAnsi="Roboto"/>
              <w:i w:val="1"/>
              <w:iCs w:val="1"/>
              <w:sz w:val="20"/>
              <w:szCs w:val="20"/>
              <w:rPrChange w:author="Albane Lallemand" w:id="4" w:date="2026-04-30T13:30:52Z">
                <w:rPr>
                  <w:rFonts w:ascii="Roboto" w:cs="Roboto" w:eastAsia="Roboto" w:hAnsi="Roboto"/>
                  <w:sz w:val="20"/>
                  <w:szCs w:val="20"/>
                </w:rPr>
              </w:rPrChange>
            </w:rPr>
            <w:pPrChange w:author="Albane Lallemand" w:id="0" w:date="2026-04-30T13:30:00Z">
              <w:pPr/>
            </w:pPrChange>
          </w:pPr>
          <w:sdt>
            <w:sdtPr>
              <w:id w:val="-1593673085"/>
              <w:tag w:val="goog_rdk_36"/>
            </w:sdtPr>
            <w:sdtContent>
              <w:del w:author="Albane Lallemand" w:id="3" w:date="2026-04-30T13:30:52Z"/>
              <w:sdt>
                <w:sdtPr>
                  <w:id w:val="-834664114"/>
                  <w:tag w:val="goog_rdk_37"/>
                </w:sdtPr>
                <w:sdtContent>
                  <w:del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PrChange>
                      </w:rPr>
                      <w:delText xml:space="preserve">SYDEL</w:delText>
                    </w:r>
                  </w:del>
                </w:sdtContent>
              </w:sdt>
              <w:del w:author="Albane Lallemand" w:id="3" w:date="2026-04-30T13:30:52Z">
                <w:sdt>
                  <w:sdtPr>
                    <w:id w:val="18198815"/>
                    <w:tag w:val="goog_rdk_38"/>
                  </w:sdtPr>
                  <w:sdtContent>
                    <w:r w:rsidDel="00000000" w:rsidR="00000000" w:rsidRPr="00000000">
                      <w:rPr>
                        <w:rtl w:val="0"/>
                      </w:rPr>
                    </w:r>
                  </w:sdtContent>
                </w:sdt>
              </w:del>
            </w:sdtContent>
          </w:sdt>
        </w:p>
      </w:sdtContent>
    </w:sdt>
    <w:sdt>
      <w:sdtPr>
        <w:id w:val="753610175"/>
        <w:tag w:val="goog_rdk_43"/>
      </w:sdtPr>
      <w:sdtContent>
        <w:p w:rsidR="00000000" w:rsidDel="00000000" w:rsidP="00000000" w:rsidRDefault="00000000" w:rsidRPr="00000000" w14:paraId="00000010">
          <w:pPr>
            <w:ind w:left="142.00000000000003" w:firstLine="0"/>
            <w:jc w:val="center"/>
            <w:rPr>
              <w:rPrChange w:author="Albane Lallemand" w:id="4" w:date="2026-04-30T13:30:52Z">
                <w:rPr>
                  <w:rFonts w:ascii="Roboto" w:cs="Roboto" w:eastAsia="Roboto" w:hAnsi="Roboto"/>
                  <w:sz w:val="20"/>
                  <w:szCs w:val="20"/>
                </w:rPr>
              </w:rPrChange>
            </w:rPr>
            <w:pPrChange w:author="Albane Lallemand" w:id="0" w:date="2026-04-30T13:30:00Z">
              <w:pPr>
                <w:ind w:left="142.00000000000003" w:firstLine="0"/>
              </w:pPr>
            </w:pPrChange>
          </w:pPr>
          <w:sdt>
            <w:sdtPr>
              <w:id w:val="1679224168"/>
              <w:tag w:val="goog_rdk_40"/>
            </w:sdtPr>
            <w:sdtContent>
              <w:del w:author="Albane Lallemand" w:id="3" w:date="2026-04-30T13:30:52Z"/>
              <w:sdt>
                <w:sdtPr>
                  <w:id w:val="-1958083004"/>
                  <w:tag w:val="goog_rdk_41"/>
                </w:sdtPr>
                <w:sdtContent>
                  <w:del w:author="Albane Lallemand" w:id="3" w:date="2026-04-30T13:30:52Z">
                    <w:r w:rsidDel="00000000" w:rsidR="00000000" w:rsidRPr="00000000">
                      <w:rPr>
                        <w:rFonts w:ascii="Roboto" w:cs="Roboto" w:eastAsia="Roboto" w:hAnsi="Roboto"/>
                        <w:i w:val="1"/>
                        <w:iCs w:val="1"/>
                        <w:sz w:val="20"/>
                        <w:szCs w:val="20"/>
                        <w:rtl w:val="0"/>
                        <w:rPrChange w:author="Albane Lallemand" w:id="4" w:date="2026-04-30T13:30:52Z">
                          <w:rPr/>
                        </w:rPrChange>
                      </w:rPr>
                      <w:delText xml:space="preserve">80 avenue Marceau, 75008 PARIS</w:delText>
                    </w:r>
                  </w:del>
                </w:sdtContent>
              </w:sdt>
              <w:del w:author="Albane Lallemand" w:id="3" w:date="2026-04-30T13:30:52Z"/>
            </w:sdtContent>
          </w:sdt>
          <w:sdt>
            <w:sdtPr>
              <w:id w:val="-317285945"/>
              <w:tag w:val="goog_rdk_42"/>
            </w:sdtPr>
            <w:sdtContent>
              <w:r w:rsidDel="00000000" w:rsidR="00000000" w:rsidRPr="00000000">
                <w:rPr>
                  <w:rtl w:val="0"/>
                </w:rPr>
              </w:r>
            </w:sdtContent>
          </w:sdt>
        </w:p>
      </w:sdtContent>
    </w:sdt>
    <w:p w:rsidR="00000000" w:rsidDel="00000000" w:rsidP="00000000" w:rsidRDefault="00000000" w:rsidRPr="00000000" w14:paraId="00000011">
      <w:pPr>
        <w:jc w:val="both"/>
        <w:rPr>
          <w:rFonts w:ascii="Roboto" w:cs="Roboto" w:eastAsia="Roboto" w:hAnsi="Roboto"/>
          <w:sz w:val="20"/>
          <w:szCs w:val="20"/>
        </w:rPr>
      </w:pPr>
      <w:r w:rsidDel="00000000" w:rsidR="00000000" w:rsidRPr="00000000">
        <w:rPr>
          <w:rtl w:val="0"/>
        </w:rPr>
        <w:t xml:space="preserve">De pour moi et en mon nom faire tous dépôts, immatriculations, modifications, radiations et de recevoir le registre des bénéficiaires effectifs concernant mes entreprises auprès des registres.</w:t>
      </w:r>
      <w:r w:rsidDel="00000000" w:rsidR="00000000" w:rsidRPr="00000000">
        <w:rPr>
          <w:rtl w:val="0"/>
        </w:rPr>
      </w:r>
    </w:p>
    <w:p w:rsidR="00000000" w:rsidDel="00000000" w:rsidP="00000000" w:rsidRDefault="00000000" w:rsidRPr="00000000" w14:paraId="00000012">
      <w:pPr>
        <w:jc w:val="both"/>
        <w:rPr>
          <w:rFonts w:ascii="Roboto" w:cs="Roboto" w:eastAsia="Roboto" w:hAnsi="Roboto"/>
          <w:sz w:val="20"/>
          <w:szCs w:val="20"/>
        </w:rPr>
      </w:pPr>
      <w:r w:rsidDel="00000000" w:rsidR="00000000" w:rsidRPr="00000000">
        <w:rPr>
          <w:rtl w:val="0"/>
        </w:rPr>
        <w:t xml:space="preserve">En conséquence, faire toutes déclarations et démarches, produire toutes pièces justificatives, effectuer tout dépôt de pièces, signer tous documents, requêtes et documents utiles, élire domicile, substituer en totalité ou en partie, et en général faire tout ce qui sera nécessaire.</w:t>
      </w:r>
      <w:r w:rsidDel="00000000" w:rsidR="00000000" w:rsidRPr="00000000">
        <w:rPr>
          <w:rtl w:val="0"/>
        </w:rPr>
      </w:r>
    </w:p>
    <w:sdt>
      <w:sdtPr>
        <w:id w:val="-1526672087"/>
        <w:tag w:val="goog_rdk_45"/>
      </w:sdtPr>
      <w:sdtContent>
        <w:p w:rsidR="00000000" w:rsidDel="00000000" w:rsidP="00000000" w:rsidRDefault="00000000" w:rsidRPr="00000000" w14:paraId="00000013">
          <w:pPr>
            <w:spacing w:after="0" w:lineRule="auto"/>
            <w:rPr>
              <w:ins w:author="Albane Lallemand" w:id="5" w:date="2026-04-30T13:30:26Z"/>
            </w:rPr>
          </w:pPr>
          <w:r w:rsidDel="00000000" w:rsidR="00000000" w:rsidRPr="00000000">
            <w:rPr>
              <w:rtl w:val="0"/>
            </w:rPr>
            <w:t xml:space="preserve">L’exécution de ce mandat vaudra décharge au mandataire.</w:t>
          </w:r>
          <w:sdt>
            <w:sdtPr>
              <w:id w:val="-595943718"/>
              <w:tag w:val="goog_rdk_44"/>
            </w:sdtPr>
            <w:sdtContent>
              <w:ins w:author="Albane Lallemand" w:id="5" w:date="2026-04-30T13:30:26Z">
                <w:r w:rsidDel="00000000" w:rsidR="00000000" w:rsidRPr="00000000">
                  <w:rPr>
                    <w:rtl w:val="0"/>
                  </w:rPr>
                </w:r>
              </w:ins>
            </w:sdtContent>
          </w:sdt>
        </w:p>
      </w:sdtContent>
    </w:sdt>
    <w:sdt>
      <w:sdtPr>
        <w:id w:val="-1759530594"/>
        <w:tag w:val="goog_rdk_47"/>
      </w:sdtPr>
      <w:sdtContent>
        <w:p w:rsidR="00000000" w:rsidDel="00000000" w:rsidP="00000000" w:rsidRDefault="00000000" w:rsidRPr="00000000" w14:paraId="00000014">
          <w:pPr>
            <w:spacing w:after="0" w:lineRule="auto"/>
            <w:rPr>
              <w:rPrChange w:author="Albane Lallemand" w:id="6" w:date="2026-04-30T13:30:26Z">
                <w:rPr>
                  <w:rFonts w:ascii="Roboto" w:cs="Roboto" w:eastAsia="Roboto" w:hAnsi="Roboto"/>
                  <w:b w:val="1"/>
                  <w:bCs w:val="1"/>
                  <w:sz w:val="20"/>
                  <w:szCs w:val="20"/>
                </w:rPr>
              </w:rPrChange>
            </w:rPr>
            <w:pPrChange w:author="Albane Lallemand" w:id="0" w:date="2026-04-30T13:30:23Z">
              <w:pPr>
                <w:spacing w:after="0" w:lineRule="auto"/>
                <w:jc w:val="center"/>
              </w:pPr>
            </w:pPrChange>
          </w:pPr>
          <w:sdt>
            <w:sdtPr>
              <w:id w:val="-64539602"/>
              <w:tag w:val="goog_rdk_46"/>
            </w:sdtPr>
            <w:sdtContent>
              <w:r w:rsidDel="00000000" w:rsidR="00000000" w:rsidRPr="00000000">
                <w:rPr>
                  <w:rtl w:val="0"/>
                </w:rPr>
              </w:r>
            </w:sdtContent>
          </w:sdt>
        </w:p>
      </w:sdtContent>
    </w:sdt>
    <w:sdt>
      <w:sdtPr>
        <w:id w:val="-1499636369"/>
        <w:tag w:val="goog_rdk_48"/>
      </w:sdtPr>
      <w:sdtContent>
        <w:p w:rsidR="00000000" w:rsidDel="00000000" w:rsidP="00000000" w:rsidRDefault="00000000" w:rsidRPr="00000000" w14:paraId="00000015">
          <w:pPr>
            <w:spacing w:after="0" w:lineRule="auto"/>
            <w:rPr>
              <w:rFonts w:ascii="Roboto" w:cs="Roboto" w:eastAsia="Roboto" w:hAnsi="Roboto"/>
              <w:i w:val="1"/>
              <w:iCs w:val="1"/>
              <w:sz w:val="20"/>
              <w:szCs w:val="20"/>
            </w:rPr>
            <w:pPrChange w:author="Albane Lallemand" w:id="0" w:date="2026-04-30T13:30:23Z">
              <w:pPr>
                <w:spacing w:after="0" w:lineRule="auto"/>
                <w:jc w:val="center"/>
              </w:pPr>
            </w:pPrChange>
          </w:pPr>
          <w:r w:rsidDel="00000000" w:rsidR="00000000" w:rsidRPr="00000000">
            <w:rPr>
              <w:rtl w:val="0"/>
            </w:rPr>
            <w:t xml:space="preserve">Fait pour servir et valoir ce que de droit.</w:t>
          </w:r>
          <w:r w:rsidDel="00000000" w:rsidR="00000000" w:rsidRPr="00000000">
            <w:rPr>
              <w:rtl w:val="0"/>
            </w:rPr>
          </w:r>
        </w:p>
      </w:sdtContent>
    </w:sdt>
    <w:sdt>
      <w:sdtPr>
        <w:id w:val="-41683537"/>
        <w:tag w:val="goog_rdk_52"/>
      </w:sdtPr>
      <w:sdtContent>
        <w:p w:rsidR="00000000" w:rsidDel="00000000" w:rsidP="00000000" w:rsidRDefault="00000000" w:rsidRPr="00000000" w14:paraId="00000016">
          <w:pPr>
            <w:spacing w:after="0" w:lineRule="auto"/>
            <w:rPr>
              <w:ins w:author="Albane Lallemand" w:id="8" w:date="2026-04-30T13:30:29Z"/>
              <w:rPrChange w:author="Albane Lallemand" w:id="9" w:date="2026-04-30T13:30:29Z">
                <w:rPr>
                  <w:rFonts w:ascii="Roboto" w:cs="Roboto" w:eastAsia="Roboto" w:hAnsi="Roboto"/>
                  <w:i w:val="1"/>
                  <w:iCs w:val="1"/>
                  <w:sz w:val="20"/>
                  <w:szCs w:val="20"/>
                </w:rPr>
              </w:rPrChange>
            </w:rPr>
          </w:pPr>
          <w:sdt>
            <w:sdtPr>
              <w:id w:val="93028643"/>
              <w:tag w:val="goog_rdk_50"/>
            </w:sdtPr>
            <w:sdtContent>
              <w:ins w:author="Albane Lallemand" w:id="8" w:date="2026-04-30T13:30:29Z"/>
              <w:sdt>
                <w:sdtPr>
                  <w:id w:val="-1870596912"/>
                  <w:tag w:val="goog_rdk_51"/>
                </w:sdtPr>
                <w:sdtContent>
                  <w:ins w:author="Albane Lallemand" w:id="8" w:date="2026-04-30T13:30:29Z">
                    <w:r w:rsidDel="00000000" w:rsidR="00000000" w:rsidRPr="00000000">
                      <w:rPr>
                        <w:rtl w:val="0"/>
                      </w:rPr>
                    </w:r>
                  </w:ins>
                </w:sdtContent>
              </w:sdt>
              <w:ins w:author="Albane Lallemand" w:id="8" w:date="2026-04-30T13:30:29Z"/>
            </w:sdtContent>
          </w:sdt>
        </w:p>
      </w:sdtContent>
    </w:sdt>
    <w:sdt>
      <w:sdtPr>
        <w:id w:val="-431351970"/>
        <w:tag w:val="goog_rdk_54"/>
      </w:sdtPr>
      <w:sdtContent>
        <w:p w:rsidR="00000000" w:rsidDel="00000000" w:rsidP="00000000" w:rsidRDefault="00000000" w:rsidRPr="00000000" w14:paraId="00000017">
          <w:pPr>
            <w:spacing w:after="0" w:lineRule="auto"/>
            <w:rPr>
              <w:rFonts w:ascii="Roboto" w:cs="Roboto" w:eastAsia="Roboto" w:hAnsi="Roboto"/>
              <w:i w:val="1"/>
              <w:iCs w:val="1"/>
              <w:sz w:val="20"/>
              <w:szCs w:val="20"/>
            </w:rPr>
            <w:pPrChange w:author="Albane Lallemand" w:id="0" w:date="2026-04-30T13:30:23Z">
              <w:pPr>
                <w:spacing w:after="0" w:lineRule="auto"/>
                <w:jc w:val="center"/>
              </w:pPr>
            </w:pPrChange>
          </w:pPr>
          <w:r w:rsidDel="00000000" w:rsidR="00000000" w:rsidRPr="00000000">
            <w:rPr>
              <w:rtl w:val="0"/>
            </w:rPr>
            <w:t xml:space="preserve">Fait à [lieu</w:t>
          </w:r>
          <w:sdt>
            <w:sdtPr>
              <w:id w:val="-551831710"/>
              <w:tag w:val="goog_rdk_53"/>
            </w:sdtPr>
            <w:sdtContent>
              <w:ins w:author="Albane Lallemand" w:id="10" w:date="2026-04-30T13:29:54Z">
                <w:r w:rsidDel="00000000" w:rsidR="00000000" w:rsidRPr="00000000">
                  <w:rPr>
                    <w:rtl w:val="0"/>
                  </w:rPr>
                  <w:t xml:space="preserve">[</w:t>
                </w:r>
              </w:ins>
            </w:sdtContent>
          </w:sdt>
          <w:r w:rsidDel="00000000" w:rsidR="00000000" w:rsidRPr="00000000">
            <w:rPr>
              <w:rtl w:val="0"/>
            </w:rPr>
            <w:t xml:space="preserve">_signature]</w:t>
          </w:r>
          <w:r w:rsidDel="00000000" w:rsidR="00000000" w:rsidRPr="00000000">
            <w:rPr>
              <w:rtl w:val="0"/>
            </w:rPr>
          </w:r>
        </w:p>
      </w:sdtContent>
    </w:sdt>
    <w:sdt>
      <w:sdtPr>
        <w:id w:val="-139673487"/>
        <w:tag w:val="goog_rdk_55"/>
      </w:sdtPr>
      <w:sdtContent>
        <w:p w:rsidR="00000000" w:rsidDel="00000000" w:rsidP="00000000" w:rsidRDefault="00000000" w:rsidRPr="00000000" w14:paraId="00000018">
          <w:pPr>
            <w:spacing w:after="0" w:lineRule="auto"/>
            <w:rPr>
              <w:rFonts w:ascii="Roboto" w:cs="Roboto" w:eastAsia="Roboto" w:hAnsi="Roboto"/>
              <w:i w:val="1"/>
              <w:iCs w:val="1"/>
              <w:sz w:val="20"/>
              <w:szCs w:val="20"/>
            </w:rPr>
            <w:pPrChange w:author="Albane Lallemand" w:id="0" w:date="2026-04-30T13:30:23Z">
              <w:pPr>
                <w:spacing w:after="0" w:lineRule="auto"/>
                <w:jc w:val="center"/>
              </w:pPr>
            </w:pPrChange>
          </w:pPr>
          <w:r w:rsidDel="00000000" w:rsidR="00000000" w:rsidRPr="00000000">
            <w:rPr>
              <w:rtl w:val="0"/>
            </w:rPr>
            <w:t xml:space="preserve">Le [date_signature]</w:t>
          </w:r>
          <w:r w:rsidDel="00000000" w:rsidR="00000000" w:rsidRPr="00000000">
            <w:rPr>
              <w:rtl w:val="0"/>
            </w:rPr>
          </w:r>
        </w:p>
      </w:sdtContent>
    </w:sdt>
    <w:sdt>
      <w:sdtPr>
        <w:id w:val="-1530192487"/>
        <w:tag w:val="goog_rdk_56"/>
      </w:sdtPr>
      <w:sdtContent>
        <w:p w:rsidR="00000000" w:rsidDel="00000000" w:rsidP="00000000" w:rsidRDefault="00000000" w:rsidRPr="00000000" w14:paraId="00000019">
          <w:pPr>
            <w:spacing w:after="0" w:lineRule="auto"/>
            <w:ind w:left="5760" w:firstLine="720"/>
            <w:rPr>
              <w:rFonts w:ascii="Roboto" w:cs="Roboto" w:eastAsia="Roboto" w:hAnsi="Roboto"/>
              <w:b w:val="1"/>
              <w:bCs w:val="1"/>
              <w:sz w:val="20"/>
              <w:szCs w:val="20"/>
            </w:rPr>
            <w:pPrChange w:author="Albane Lallemand" w:id="0" w:date="2026-04-30T13:30:23Z">
              <w:pPr>
                <w:spacing w:after="0" w:lineRule="auto"/>
                <w:jc w:val="center"/>
              </w:pPr>
            </w:pPrChange>
          </w:pPr>
          <w:r w:rsidDel="00000000" w:rsidR="00000000" w:rsidRPr="00000000">
            <w:rPr>
              <w:rtl w:val="0"/>
            </w:rPr>
            <w:t xml:space="preserve">[civilite] [prenom] [nom]</w:t>
          </w:r>
          <w:r w:rsidDel="00000000" w:rsidR="00000000" w:rsidRPr="00000000">
            <w:rPr>
              <w:rtl w:val="0"/>
            </w:rPr>
          </w:r>
        </w:p>
      </w:sdtContent>
    </w:sdt>
    <w:p w:rsidR="00000000" w:rsidDel="00000000" w:rsidP="00000000" w:rsidRDefault="00000000" w:rsidRPr="00000000" w14:paraId="0000001A">
      <w:pPr>
        <w:spacing w:after="0" w:lineRule="auto"/>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E">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2">
      <w:pPr>
        <w:rPr>
          <w:rFonts w:ascii="Roboto" w:cs="Roboto" w:eastAsia="Roboto" w:hAnsi="Roboto"/>
          <w:sz w:val="20"/>
          <w:szCs w:val="20"/>
          <w:highlight w:val="yellow"/>
        </w:rPr>
      </w:pPr>
      <w:r w:rsidDel="00000000" w:rsidR="00000000" w:rsidRPr="00000000">
        <w:rPr>
          <w:rtl w:val="0"/>
        </w:rPr>
      </w:r>
    </w:p>
    <w:p w:rsidR="00000000" w:rsidDel="00000000" w:rsidP="00000000" w:rsidRDefault="00000000" w:rsidRPr="00000000" w14:paraId="00000023">
      <w:pPr>
        <w:ind w:left="6480" w:firstLine="0"/>
        <w:rPr>
          <w:rFonts w:ascii="Roboto" w:cs="Roboto" w:eastAsia="Roboto" w:hAnsi="Roboto"/>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P0tu9LltaB/iwKn/LdNgDJYNrQ==">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2026-06-08T10:58:45Z</dcterms:modified>
  <dc:creator/>
  <dc:subject/>
  <dc:description/>
  <cp:keywords/>
  <cp:category/>
  <cp:contentStatus/>
  <dc:identifier/>
  <cp:version/>
</cp:coreProperties>
</file>