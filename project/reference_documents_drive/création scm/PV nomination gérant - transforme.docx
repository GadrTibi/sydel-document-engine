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sdt>
        <w:sdtPr>
          <w:id w:val="-574858381"/>
          <w:tag w:val="goog_rdk_1"/>
        </w:sdtPr>
        <w:sdtContent>
          <w:del w:author="Albane Lallemand" w:id="0" w:date="2026-04-30T13:31:13Z"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delText xml:space="preserve">PREMIERE RESOLUTION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[denomination_societe]</w:t>
      </w:r>
      <w:r w:rsidDel="00000000" w:rsidR="00000000" w:rsidRPr="00000000">
        <w:rPr>
          <w:rtl w:val="0"/>
        </w:rPr>
      </w:r>
    </w:p>
    <w:sdt>
      <w:sdtPr>
        <w:id w:val="-109174024"/>
        <w:tag w:val="goog_rdk_4"/>
      </w:sdtPr>
      <w:sdtContent>
        <w:p w:rsidR="00000000" w:rsidDel="00000000" w:rsidP="00000000" w:rsidRDefault="00000000" w:rsidRPr="00000000" w14:paraId="00000004">
          <w:pPr>
            <w:rPr>
              <w:del w:author="Albane Lallemand" w:id="1" w:date="2026-04-30T13:31:15Z"/>
              <w:vertAlign w:val="baseline"/>
            </w:rPr>
          </w:pPr>
          <w:sdt>
            <w:sdtPr>
              <w:id w:val="1311185461"/>
              <w:tag w:val="goog_rdk_3"/>
            </w:sdtPr>
            <w:sdtContent>
              <w:del w:author="Albane Lallemand" w:id="1" w:date="2026-04-30T13:31:1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05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[forme_sociale]</w:t>
      </w:r>
      <w:r w:rsidDel="00000000" w:rsidR="00000000" w:rsidRPr="00000000">
        <w:rPr>
          <w:rtl w:val="0"/>
        </w:rPr>
      </w:r>
    </w:p>
    <w:sdt>
      <w:sdtPr>
        <w:id w:val="671959696"/>
        <w:tag w:val="goog_rdk_7"/>
      </w:sdtPr>
      <w:sdtContent>
        <w:p w:rsidR="00000000" w:rsidDel="00000000" w:rsidP="00000000" w:rsidRDefault="00000000" w:rsidRPr="00000000" w14:paraId="00000006">
          <w:pPr>
            <w:rPr>
              <w:del w:author="Albane Lallemand" w:id="2" w:date="2026-04-30T13:31:17Z"/>
              <w:vertAlign w:val="baseline"/>
            </w:rPr>
          </w:pPr>
          <w:sdt>
            <w:sdtPr>
              <w:id w:val="-548353694"/>
              <w:tag w:val="goog_rdk_6"/>
            </w:sdtPr>
            <w:sdtContent>
              <w:del w:author="Albane Lallemand" w:id="2" w:date="2026-04-30T13:31:17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07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Au capital de [capital_social]</w:t>
      </w:r>
      <w:r w:rsidDel="00000000" w:rsidR="00000000" w:rsidRPr="00000000">
        <w:rPr>
          <w:rtl w:val="0"/>
        </w:rPr>
      </w:r>
    </w:p>
    <w:sdt>
      <w:sdtPr>
        <w:id w:val="263088103"/>
        <w:tag w:val="goog_rdk_10"/>
      </w:sdtPr>
      <w:sdtContent>
        <w:p w:rsidR="00000000" w:rsidDel="00000000" w:rsidP="00000000" w:rsidRDefault="00000000" w:rsidRPr="00000000" w14:paraId="00000008">
          <w:pPr>
            <w:rPr>
              <w:del w:author="Albane Lallemand" w:id="3" w:date="2026-04-30T13:31:19Z"/>
              <w:vertAlign w:val="baseline"/>
            </w:rPr>
          </w:pPr>
          <w:sdt>
            <w:sdtPr>
              <w:id w:val="-273030866"/>
              <w:tag w:val="goog_rdk_9"/>
            </w:sdtPr>
            <w:sdtContent>
              <w:del w:author="Albane Lallemand" w:id="3" w:date="2026-04-30T13:31:19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Siège social : [num_voie_siege] [voie_siege], [cp_siege] [ville_siege]</w:t>
      </w:r>
      <w:r w:rsidDel="00000000" w:rsidR="00000000" w:rsidRPr="00000000">
        <w:rPr>
          <w:rtl w:val="0"/>
        </w:rPr>
      </w:r>
    </w:p>
    <w:sdt>
      <w:sdtPr>
        <w:id w:val="-365332462"/>
        <w:tag w:val="goog_rdk_13"/>
      </w:sdtPr>
      <w:sdtContent>
        <w:p w:rsidR="00000000" w:rsidDel="00000000" w:rsidP="00000000" w:rsidRDefault="00000000" w:rsidRPr="00000000" w14:paraId="0000000A">
          <w:pPr>
            <w:rPr>
              <w:del w:author="Albane Lallemand" w:id="4" w:date="2026-04-30T13:31:20Z"/>
              <w:vertAlign w:val="baseline"/>
            </w:rPr>
          </w:pPr>
          <w:sdt>
            <w:sdtPr>
              <w:id w:val="1803567630"/>
              <w:tag w:val="goog_rdk_12"/>
            </w:sdtPr>
            <w:sdtContent>
              <w:del w:author="Albane Lallemand" w:id="4" w:date="2026-04-30T13:31:2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En cours d’immatriculation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PROCES-VERBAL DES DECISIONS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DE L’ASSEMBLEE GENERALE</w:t>
      </w:r>
    </w:p>
    <w:p w:rsidR="00000000" w:rsidDel="00000000" w:rsidP="00000000" w:rsidRDefault="00000000" w:rsidRPr="00000000" w14:paraId="0000000F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DU [date_decision]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 [date_reunion_lettres]</w:t>
      </w:r>
    </w:p>
    <w:p w:rsidR="00000000" w:rsidDel="00000000" w:rsidP="00000000" w:rsidRDefault="00000000" w:rsidRPr="00000000" w14:paraId="00000012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Les associés de la Société Civile de Moyens [denomination_societe], au capital de [capital_social], composé de [nb_parts] parts de [valeur_nominale_part] </w:t>
      </w:r>
      <w:sdt>
        <w:sdtPr>
          <w:id w:val="-1768762441"/>
          <w:tag w:val="goog_rdk_14"/>
        </w:sdtPr>
        <w:sdtContent>
          <w:ins w:author="Albane Lallemand" w:id="5" w:date="2026-04-30T13:31:53Z"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euro </w:t>
            </w:r>
          </w:ins>
        </w:sdtContent>
      </w:sdt>
      <w:r w:rsidDel="00000000" w:rsidR="00000000" w:rsidRPr="00000000">
        <w:rPr>
          <w:b w:val="0"/>
          <w:bCs w:val="0"/>
          <w:vertAlign w:val="baseline"/>
          <w:rtl w:val="0"/>
        </w:rPr>
        <w:t xml:space="preserve">chacune, se sont réunis au siège social.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Sont présents ou représentés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1° [denomination_societe_1], détenant [nb_parts_societe_1] parts 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2° [prenom_personne_2] [nom_personne_2], détenant [nb_parts_personne_2]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Les associés présents ou représentés disposent ensemble de la totalité des parts sociales. Cet ensemble est habilité à prendre des décisions.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[civilite_personne_1] [prenom_personne_1] [nom_personne_1] préside la séance.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 président rappelle l’ordre du jour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Nomination des premiers gérants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Pouvoirs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PREMIERE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L’assemblée générale décide de désigner en qualité de co-gérants pour une durée indéterminée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[civilite_personne_1] [prenom_personne_1] [nom_personne_1], [profession_personne_1] de profession, né le [date_naissance_personne_1] à [ville_naissance_personne_1], demeurant [adresse_perso_personne_1], de nationalité [nationalite_personne_1].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[civilite_personne_2] [prenom_personne_2] [nom_personne_2], [profession_personne_2] de profession, né le [date_naissance_personne_2] à [ville_naissance_personne_2], demeurant [adresse_perso_personne_2], de nationalité [nationalite_personne_2].</w:t>
      </w:r>
    </w:p>
    <w:p w:rsidR="00000000" w:rsidDel="00000000" w:rsidP="00000000" w:rsidRDefault="00000000" w:rsidRPr="00000000" w14:paraId="00000028">
      <w:pPr>
        <w:rPr>
          <w:b w:val="1"/>
          <w:bCs w:val="1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DEUXIEME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L’assemblée générale confère tous les pouvoirs au porteur d’un original à l’effet de procéder aux formalités d’enregistrement au greffe du Tribunal de Commerce de la Société.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Fait à [lieu_signature] en quatre exemplaires </w:t>
      </w:r>
    </w:p>
    <w:p w:rsidR="00000000" w:rsidDel="00000000" w:rsidP="00000000" w:rsidRDefault="00000000" w:rsidRPr="00000000" w14:paraId="00000030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[denomination_societe_1]</w:t>
      </w:r>
    </w:p>
    <w:p w:rsidR="00000000" w:rsidDel="00000000" w:rsidP="00000000" w:rsidRDefault="00000000" w:rsidRPr="00000000" w14:paraId="00000031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[prenom_personne_1] [nom_personne_1]</w:t>
        <w:tab/>
        <w:tab/>
        <w:tab/>
        <w:tab/>
        <w:tab/>
        <w:tab/>
        <w:t xml:space="preserve">[prenom_personne_2] [nom_personne_2]</w:t>
      </w:r>
    </w:p>
    <w:p w:rsidR="00000000" w:rsidDel="00000000" w:rsidP="00000000" w:rsidRDefault="00000000" w:rsidRPr="00000000" w14:paraId="00000032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(Faire précéder de la mention </w:t>
        <w:tab/>
        <w:tab/>
        <w:tab/>
        <w:tab/>
        <w:t xml:space="preserve">(Faire précéder de la mention </w:t>
      </w:r>
    </w:p>
    <w:p w:rsidR="00000000" w:rsidDel="00000000" w:rsidP="00000000" w:rsidRDefault="00000000" w:rsidRPr="00000000" w14:paraId="00000033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« Bon pour acceptation des</w:t>
        <w:tab/>
        <w:tab/>
        <w:tab/>
        <w:tab/>
        <w:t xml:space="preserve">« Bon pour acceptation des</w:t>
      </w:r>
    </w:p>
    <w:p w:rsidR="00000000" w:rsidDel="00000000" w:rsidP="00000000" w:rsidRDefault="00000000" w:rsidRPr="00000000" w14:paraId="00000034">
      <w:pPr>
        <w:widowControl w:val="1"/>
        <w:spacing w:after="200" w:before="0" w:line="276" w:lineRule="auto"/>
        <w:jc w:val="left"/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 fonctions de gérant »)</w:t>
        <w:tab/>
        <w:tab/>
        <w:tab/>
        <w:tab/>
        <w:tab/>
        <w:t xml:space="preserve">fonctions de gérant »)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="276" w:lineRule="auto"/>
      <w:jc w:val="left"/>
    </w:pPr>
    <w:rPr>
      <w:rFonts w:ascii="Calibri" w:cs="Calibri" w:eastAsia="Calibri" w:hAnsi="Calibri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color w:val="4f81bd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color w:val="243f6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i w:val="1"/>
      <w:iCs w:val="1"/>
      <w:color w:val="243f6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1"/>
      <w:pBdr>
        <w:top w:color="000000" w:space="0" w:sz="0" w:val="none"/>
        <w:left w:color="000000" w:space="0" w:sz="0" w:val="none"/>
        <w:bottom w:color="4f81bd" w:space="4" w:sz="8" w:val="single"/>
        <w:right w:color="000000" w:space="0" w:sz="0" w:val="none"/>
      </w:pBdr>
      <w:spacing w:after="300" w:before="0" w:line="240" w:lineRule="auto"/>
      <w:jc w:val="left"/>
    </w:pPr>
    <w:rPr>
      <w:rFonts w:ascii="Calibri" w:cs="Calibri" w:eastAsia="Calibri" w:hAnsi="Calibri"/>
      <w:color w:val="17365d"/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widowControl w:val="1"/>
      <w:spacing w:after="200" w:before="0" w:line="276" w:lineRule="auto"/>
      <w:jc w:val="left"/>
    </w:pPr>
    <w:rPr>
      <w:rFonts w:ascii="Calibri" w:cs="Calibri" w:eastAsia="Calibri" w:hAnsi="Calibri"/>
      <w:i w:val="1"/>
      <w:iCs w:val="1"/>
      <w:color w:val="4f81bd"/>
      <w:sz w:val="24"/>
      <w:szCs w:val="24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/jUGmKAAc1EAyIa4TwKTopepg==">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2026-06-08T10:58:46Z</dcterms:modified>
  <dc:creator/>
  <dc:subject/>
  <dc:description/>
  <cp:keywords/>
  <cp:category/>
  <cp:contentStatus/>
  <dc:identifier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